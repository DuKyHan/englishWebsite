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27620" w:rsidRPr="00AC5418" w:rsidRDefault="00675786" w:rsidP="008D1D00">
      <w:pPr>
        <w:spacing w:after="0" w:line="288" w:lineRule="auto"/>
        <w:jc w:val="center"/>
        <w:rPr>
          <w:b/>
          <w:color w:val="000066"/>
          <w:sz w:val="28"/>
          <w:szCs w:val="28"/>
        </w:rPr>
      </w:pPr>
      <w:r w:rsidRPr="00AC5418">
        <w:rPr>
          <w:b/>
          <w:color w:val="000066"/>
          <w:sz w:val="28"/>
          <w:szCs w:val="28"/>
        </w:rPr>
        <w:t xml:space="preserve">ENGLISH </w:t>
      </w:r>
      <w:r w:rsidR="00180222" w:rsidRPr="00AC5418">
        <w:rPr>
          <w:b/>
          <w:color w:val="000066"/>
          <w:sz w:val="28"/>
          <w:szCs w:val="28"/>
        </w:rPr>
        <w:t>8</w:t>
      </w:r>
    </w:p>
    <w:p w:rsidR="008078FE" w:rsidRPr="00AC5418" w:rsidRDefault="008078FE" w:rsidP="008D1D00">
      <w:pPr>
        <w:spacing w:after="0" w:line="288" w:lineRule="auto"/>
        <w:jc w:val="center"/>
        <w:rPr>
          <w:b/>
          <w:color w:val="FF0000"/>
          <w:sz w:val="28"/>
          <w:szCs w:val="28"/>
        </w:rPr>
      </w:pPr>
      <w:r w:rsidRPr="00AC5418">
        <w:rPr>
          <w:b/>
          <w:color w:val="FF0000"/>
          <w:sz w:val="28"/>
          <w:szCs w:val="28"/>
        </w:rPr>
        <w:t xml:space="preserve">UNIT </w:t>
      </w:r>
      <w:r>
        <w:rPr>
          <w:b/>
          <w:color w:val="FF0000"/>
          <w:sz w:val="28"/>
          <w:szCs w:val="28"/>
        </w:rPr>
        <w:t>3: PEOPLES OF VIET NAM</w:t>
      </w:r>
    </w:p>
    <w:p w:rsidR="009E1A62" w:rsidRPr="00A91F65" w:rsidRDefault="009E1A62" w:rsidP="008D1D00">
      <w:pPr>
        <w:spacing w:after="0" w:line="288" w:lineRule="auto"/>
        <w:rPr>
          <w:rFonts w:eastAsia="Times New Roman"/>
          <w:b/>
          <w:color w:val="FF0000"/>
          <w:sz w:val="28"/>
          <w:szCs w:val="28"/>
        </w:rPr>
      </w:pPr>
      <w:r w:rsidRPr="00A91F65">
        <w:rPr>
          <w:rFonts w:eastAsia="Times New Roman"/>
          <w:b/>
          <w:color w:val="FF0000"/>
          <w:sz w:val="28"/>
          <w:szCs w:val="28"/>
        </w:rPr>
        <w:t>A. TỪ VỰNG:</w:t>
      </w:r>
    </w:p>
    <w:p w:rsidR="009E1A62" w:rsidRPr="00A91F65" w:rsidRDefault="009E1A62" w:rsidP="008D1D00">
      <w:pPr>
        <w:spacing w:after="0" w:line="288" w:lineRule="auto"/>
        <w:rPr>
          <w:rFonts w:ascii="Tahoma" w:eastAsia="Times New Roman" w:hAnsi="Tahoma" w:cs="Tahoma"/>
          <w:color w:val="000000"/>
          <w:sz w:val="28"/>
          <w:szCs w:val="28"/>
        </w:rPr>
      </w:pPr>
      <w:r w:rsidRPr="00A91F65">
        <w:rPr>
          <w:rFonts w:ascii="Tahoma" w:eastAsia="Times New Roman" w:hAnsi="Tahoma" w:cs="Tahoma"/>
          <w:color w:val="000000"/>
          <w:sz w:val="28"/>
          <w:szCs w:val="28"/>
        </w:rPr>
        <w:t>1. ancestor (n) /</w:t>
      </w:r>
      <w:r w:rsidRPr="00A91F65">
        <w:rPr>
          <w:rFonts w:ascii="Cambria Math" w:eastAsia="Times New Roman" w:hAnsi="Cambria Math" w:cs="Cambria Math"/>
          <w:color w:val="000000"/>
          <w:sz w:val="28"/>
          <w:szCs w:val="28"/>
        </w:rPr>
        <w:t>ˈ</w:t>
      </w:r>
      <w:r w:rsidRPr="00A91F65">
        <w:rPr>
          <w:rFonts w:ascii="Tahoma" w:eastAsia="Times New Roman" w:hAnsi="Tahoma" w:cs="Tahoma"/>
          <w:color w:val="000000"/>
          <w:sz w:val="28"/>
          <w:szCs w:val="28"/>
        </w:rPr>
        <w:t>ænsest</w:t>
      </w:r>
      <w:r w:rsidRPr="00A91F65">
        <w:rPr>
          <w:rFonts w:ascii="Cambria Math" w:eastAsia="Times New Roman" w:hAnsi="Cambria Math" w:cs="Cambria Math"/>
          <w:color w:val="000000"/>
          <w:sz w:val="28"/>
          <w:szCs w:val="28"/>
        </w:rPr>
        <w:t>ə</w:t>
      </w:r>
      <w:r w:rsidRPr="00A91F65">
        <w:rPr>
          <w:rFonts w:ascii="Tahoma" w:eastAsia="Times New Roman" w:hAnsi="Tahoma" w:cs="Tahoma"/>
          <w:color w:val="000000"/>
          <w:sz w:val="28"/>
          <w:szCs w:val="28"/>
        </w:rPr>
        <w:t>(r)/: ông cha, tổ tiên</w:t>
      </w:r>
    </w:p>
    <w:p w:rsidR="009E1A62" w:rsidRPr="00A91F65" w:rsidRDefault="009E1A62" w:rsidP="008D1D00">
      <w:pPr>
        <w:spacing w:after="0" w:line="288" w:lineRule="auto"/>
        <w:rPr>
          <w:rFonts w:ascii="Tahoma" w:eastAsia="Times New Roman" w:hAnsi="Tahoma" w:cs="Tahoma"/>
          <w:color w:val="000000"/>
          <w:sz w:val="28"/>
          <w:szCs w:val="28"/>
        </w:rPr>
      </w:pPr>
      <w:r w:rsidRPr="00A91F65">
        <w:rPr>
          <w:rFonts w:ascii="Tahoma" w:eastAsia="Times New Roman" w:hAnsi="Tahoma" w:cs="Tahoma"/>
          <w:color w:val="000000"/>
          <w:sz w:val="28"/>
          <w:szCs w:val="28"/>
        </w:rPr>
        <w:t>2. basic (adj) /</w:t>
      </w:r>
      <w:r w:rsidRPr="00A91F65">
        <w:rPr>
          <w:rFonts w:ascii="Cambria Math" w:eastAsia="Times New Roman" w:hAnsi="Cambria Math" w:cs="Cambria Math"/>
          <w:color w:val="000000"/>
          <w:sz w:val="28"/>
          <w:szCs w:val="28"/>
        </w:rPr>
        <w:t>ˈ</w:t>
      </w:r>
      <w:r w:rsidRPr="00A91F65">
        <w:rPr>
          <w:rFonts w:ascii="Tahoma" w:eastAsia="Times New Roman" w:hAnsi="Tahoma" w:cs="Tahoma"/>
          <w:color w:val="000000"/>
          <w:sz w:val="28"/>
          <w:szCs w:val="28"/>
        </w:rPr>
        <w:t>be</w:t>
      </w:r>
      <w:r w:rsidRPr="00A91F65">
        <w:rPr>
          <w:rFonts w:ascii="Cambria Math" w:eastAsia="Times New Roman" w:hAnsi="Cambria Math" w:cs="Cambria Math"/>
          <w:color w:val="000000"/>
          <w:sz w:val="28"/>
          <w:szCs w:val="28"/>
        </w:rPr>
        <w:t>ɪ</w:t>
      </w:r>
      <w:r w:rsidRPr="00A91F65">
        <w:rPr>
          <w:rFonts w:ascii="Tahoma" w:eastAsia="Times New Roman" w:hAnsi="Tahoma" w:cs="Tahoma"/>
          <w:color w:val="000000"/>
          <w:sz w:val="28"/>
          <w:szCs w:val="28"/>
        </w:rPr>
        <w:t>s</w:t>
      </w:r>
      <w:r w:rsidRPr="00A91F65">
        <w:rPr>
          <w:rFonts w:ascii="Cambria Math" w:eastAsia="Times New Roman" w:hAnsi="Cambria Math" w:cs="Cambria Math"/>
          <w:color w:val="000000"/>
          <w:sz w:val="28"/>
          <w:szCs w:val="28"/>
        </w:rPr>
        <w:t>ɪ</w:t>
      </w:r>
      <w:r w:rsidRPr="00A91F65">
        <w:rPr>
          <w:rFonts w:ascii="Tahoma" w:eastAsia="Times New Roman" w:hAnsi="Tahoma" w:cs="Tahoma"/>
          <w:color w:val="000000"/>
          <w:sz w:val="28"/>
          <w:szCs w:val="28"/>
        </w:rPr>
        <w:t>k/: cơ bản</w:t>
      </w:r>
    </w:p>
    <w:p w:rsidR="009E1A62" w:rsidRPr="00A91F65" w:rsidRDefault="009E1A62" w:rsidP="008D1D00">
      <w:pPr>
        <w:spacing w:after="0" w:line="288" w:lineRule="auto"/>
        <w:rPr>
          <w:rFonts w:ascii="Tahoma" w:eastAsia="Times New Roman" w:hAnsi="Tahoma" w:cs="Tahoma"/>
          <w:color w:val="000000"/>
          <w:sz w:val="28"/>
          <w:szCs w:val="28"/>
        </w:rPr>
      </w:pPr>
      <w:r w:rsidRPr="00A91F65">
        <w:rPr>
          <w:rFonts w:ascii="Tahoma" w:eastAsia="Times New Roman" w:hAnsi="Tahoma" w:cs="Tahoma"/>
          <w:color w:val="000000"/>
          <w:sz w:val="28"/>
          <w:szCs w:val="28"/>
        </w:rPr>
        <w:t>3. complicated (adj) /</w:t>
      </w:r>
      <w:r w:rsidRPr="00A91F65">
        <w:rPr>
          <w:rFonts w:ascii="Cambria Math" w:eastAsia="Times New Roman" w:hAnsi="Cambria Math" w:cs="Cambria Math"/>
          <w:color w:val="000000"/>
          <w:sz w:val="28"/>
          <w:szCs w:val="28"/>
        </w:rPr>
        <w:t>ˈ</w:t>
      </w:r>
      <w:r w:rsidRPr="00A91F65">
        <w:rPr>
          <w:rFonts w:ascii="Tahoma" w:eastAsia="Times New Roman" w:hAnsi="Tahoma" w:cs="Tahoma"/>
          <w:color w:val="000000"/>
          <w:sz w:val="28"/>
          <w:szCs w:val="28"/>
        </w:rPr>
        <w:t>k</w:t>
      </w:r>
      <w:r w:rsidRPr="00A91F65">
        <w:rPr>
          <w:rFonts w:ascii="Cambria Math" w:eastAsia="Times New Roman" w:hAnsi="Cambria Math" w:cs="Cambria Math"/>
          <w:color w:val="000000"/>
          <w:sz w:val="28"/>
          <w:szCs w:val="28"/>
        </w:rPr>
        <w:t>ɒ</w:t>
      </w:r>
      <w:r w:rsidRPr="00A91F65">
        <w:rPr>
          <w:rFonts w:ascii="Tahoma" w:eastAsia="Times New Roman" w:hAnsi="Tahoma" w:cs="Tahoma"/>
          <w:color w:val="000000"/>
          <w:sz w:val="28"/>
          <w:szCs w:val="28"/>
        </w:rPr>
        <w:t>mpl</w:t>
      </w:r>
      <w:r w:rsidRPr="00A91F65">
        <w:rPr>
          <w:rFonts w:ascii="Cambria Math" w:eastAsia="Times New Roman" w:hAnsi="Cambria Math" w:cs="Cambria Math"/>
          <w:color w:val="000000"/>
          <w:sz w:val="28"/>
          <w:szCs w:val="28"/>
        </w:rPr>
        <w:t>ɪ</w:t>
      </w:r>
      <w:r w:rsidRPr="00A91F65">
        <w:rPr>
          <w:rFonts w:ascii="Tahoma" w:eastAsia="Times New Roman" w:hAnsi="Tahoma" w:cs="Tahoma"/>
          <w:color w:val="000000"/>
          <w:sz w:val="28"/>
          <w:szCs w:val="28"/>
        </w:rPr>
        <w:t>ke</w:t>
      </w:r>
      <w:r w:rsidRPr="00A91F65">
        <w:rPr>
          <w:rFonts w:ascii="Cambria Math" w:eastAsia="Times New Roman" w:hAnsi="Cambria Math" w:cs="Cambria Math"/>
          <w:color w:val="000000"/>
          <w:sz w:val="28"/>
          <w:szCs w:val="28"/>
        </w:rPr>
        <w:t>ɪ</w:t>
      </w:r>
      <w:r w:rsidRPr="00A91F65">
        <w:rPr>
          <w:rFonts w:ascii="Tahoma" w:eastAsia="Times New Roman" w:hAnsi="Tahoma" w:cs="Tahoma"/>
          <w:color w:val="000000"/>
          <w:sz w:val="28"/>
          <w:szCs w:val="28"/>
        </w:rPr>
        <w:t>t</w:t>
      </w:r>
      <w:r w:rsidRPr="00A91F65">
        <w:rPr>
          <w:rFonts w:ascii="Cambria Math" w:eastAsia="Times New Roman" w:hAnsi="Cambria Math" w:cs="Cambria Math"/>
          <w:color w:val="000000"/>
          <w:sz w:val="28"/>
          <w:szCs w:val="28"/>
        </w:rPr>
        <w:t>ɪ</w:t>
      </w:r>
      <w:r w:rsidRPr="00A91F65">
        <w:rPr>
          <w:rFonts w:ascii="Tahoma" w:eastAsia="Times New Roman" w:hAnsi="Tahoma" w:cs="Tahoma"/>
          <w:color w:val="000000"/>
          <w:sz w:val="28"/>
          <w:szCs w:val="28"/>
        </w:rPr>
        <w:t>d/: tinh vi, phức tạp</w:t>
      </w:r>
    </w:p>
    <w:p w:rsidR="009E1A62" w:rsidRPr="00A91F65" w:rsidRDefault="009E1A62" w:rsidP="008D1D00">
      <w:pPr>
        <w:spacing w:after="0" w:line="288" w:lineRule="auto"/>
        <w:rPr>
          <w:rFonts w:ascii="Tahoma" w:eastAsia="Times New Roman" w:hAnsi="Tahoma" w:cs="Tahoma"/>
          <w:color w:val="000000"/>
          <w:sz w:val="28"/>
          <w:szCs w:val="28"/>
        </w:rPr>
      </w:pPr>
      <w:r w:rsidRPr="00A91F65">
        <w:rPr>
          <w:rFonts w:ascii="Tahoma" w:eastAsia="Times New Roman" w:hAnsi="Tahoma" w:cs="Tahoma"/>
          <w:color w:val="000000"/>
          <w:sz w:val="28"/>
          <w:szCs w:val="28"/>
        </w:rPr>
        <w:t>4. costume (n) /</w:t>
      </w:r>
      <w:r w:rsidRPr="00A91F65">
        <w:rPr>
          <w:rFonts w:ascii="Cambria Math" w:eastAsia="Times New Roman" w:hAnsi="Cambria Math" w:cs="Cambria Math"/>
          <w:color w:val="000000"/>
          <w:sz w:val="28"/>
          <w:szCs w:val="28"/>
        </w:rPr>
        <w:t>ˈ</w:t>
      </w:r>
      <w:r w:rsidRPr="00A91F65">
        <w:rPr>
          <w:rFonts w:ascii="Tahoma" w:eastAsia="Times New Roman" w:hAnsi="Tahoma" w:cs="Tahoma"/>
          <w:color w:val="000000"/>
          <w:sz w:val="28"/>
          <w:szCs w:val="28"/>
        </w:rPr>
        <w:t>k</w:t>
      </w:r>
      <w:r w:rsidRPr="00A91F65">
        <w:rPr>
          <w:rFonts w:ascii="Cambria Math" w:eastAsia="Times New Roman" w:hAnsi="Cambria Math" w:cs="Cambria Math"/>
          <w:color w:val="000000"/>
          <w:sz w:val="28"/>
          <w:szCs w:val="28"/>
        </w:rPr>
        <w:t>ɒ</w:t>
      </w:r>
      <w:r w:rsidRPr="00A91F65">
        <w:rPr>
          <w:rFonts w:ascii="Tahoma" w:eastAsia="Times New Roman" w:hAnsi="Tahoma" w:cs="Tahoma"/>
          <w:color w:val="000000"/>
          <w:sz w:val="28"/>
          <w:szCs w:val="28"/>
        </w:rPr>
        <w:t>stju</w:t>
      </w:r>
      <w:r w:rsidRPr="00A91F65">
        <w:rPr>
          <w:rFonts w:ascii="Cambria Math" w:eastAsia="Times New Roman" w:hAnsi="Cambria Math" w:cs="Cambria Math"/>
          <w:color w:val="000000"/>
          <w:sz w:val="28"/>
          <w:szCs w:val="28"/>
        </w:rPr>
        <w:t>ː</w:t>
      </w:r>
      <w:r w:rsidRPr="00A91F65">
        <w:rPr>
          <w:rFonts w:ascii="Tahoma" w:eastAsia="Times New Roman" w:hAnsi="Tahoma" w:cs="Tahoma"/>
          <w:color w:val="000000"/>
          <w:sz w:val="28"/>
          <w:szCs w:val="28"/>
        </w:rPr>
        <w:t>m/: trang phục</w:t>
      </w:r>
    </w:p>
    <w:p w:rsidR="009E1A62" w:rsidRPr="00A91F65" w:rsidRDefault="009E1A62" w:rsidP="008D1D00">
      <w:pPr>
        <w:spacing w:after="0" w:line="288" w:lineRule="auto"/>
        <w:rPr>
          <w:rFonts w:ascii="Tahoma" w:eastAsia="Times New Roman" w:hAnsi="Tahoma" w:cs="Tahoma"/>
          <w:color w:val="000000"/>
          <w:sz w:val="28"/>
          <w:szCs w:val="28"/>
        </w:rPr>
      </w:pPr>
      <w:r w:rsidRPr="00A91F65">
        <w:rPr>
          <w:rFonts w:ascii="Tahoma" w:eastAsia="Times New Roman" w:hAnsi="Tahoma" w:cs="Tahoma"/>
          <w:color w:val="000000"/>
          <w:sz w:val="28"/>
          <w:szCs w:val="28"/>
        </w:rPr>
        <w:t>5. curious (adj) /</w:t>
      </w:r>
      <w:r w:rsidRPr="00A91F65">
        <w:rPr>
          <w:rFonts w:ascii="Cambria Math" w:eastAsia="Times New Roman" w:hAnsi="Cambria Math" w:cs="Cambria Math"/>
          <w:color w:val="000000"/>
          <w:sz w:val="28"/>
          <w:szCs w:val="28"/>
        </w:rPr>
        <w:t>ˈ</w:t>
      </w:r>
      <w:r w:rsidRPr="00A91F65">
        <w:rPr>
          <w:rFonts w:ascii="Tahoma" w:eastAsia="Times New Roman" w:hAnsi="Tahoma" w:cs="Tahoma"/>
          <w:color w:val="000000"/>
          <w:sz w:val="28"/>
          <w:szCs w:val="28"/>
        </w:rPr>
        <w:t>kj</w:t>
      </w:r>
      <w:r w:rsidRPr="00A91F65">
        <w:rPr>
          <w:rFonts w:ascii="Cambria Math" w:eastAsia="Times New Roman" w:hAnsi="Cambria Math" w:cs="Cambria Math"/>
          <w:color w:val="000000"/>
          <w:sz w:val="28"/>
          <w:szCs w:val="28"/>
        </w:rPr>
        <w:t>ʊə</w:t>
      </w:r>
      <w:r w:rsidRPr="00A91F65">
        <w:rPr>
          <w:rFonts w:ascii="Tahoma" w:eastAsia="Times New Roman" w:hAnsi="Tahoma" w:cs="Tahoma"/>
          <w:color w:val="000000"/>
          <w:sz w:val="28"/>
          <w:szCs w:val="28"/>
        </w:rPr>
        <w:t>ri</w:t>
      </w:r>
      <w:r w:rsidRPr="00A91F65">
        <w:rPr>
          <w:rFonts w:ascii="Cambria Math" w:eastAsia="Times New Roman" w:hAnsi="Cambria Math" w:cs="Cambria Math"/>
          <w:color w:val="000000"/>
          <w:sz w:val="28"/>
          <w:szCs w:val="28"/>
        </w:rPr>
        <w:t>ə</w:t>
      </w:r>
      <w:r w:rsidRPr="00A91F65">
        <w:rPr>
          <w:rFonts w:ascii="Tahoma" w:eastAsia="Times New Roman" w:hAnsi="Tahoma" w:cs="Tahoma"/>
          <w:color w:val="000000"/>
          <w:sz w:val="28"/>
          <w:szCs w:val="28"/>
        </w:rPr>
        <w:t>s/: tò mò, muốn tìm hiểu</w:t>
      </w:r>
    </w:p>
    <w:p w:rsidR="009E1A62" w:rsidRPr="00A91F65" w:rsidRDefault="009E1A62" w:rsidP="008D1D00">
      <w:pPr>
        <w:spacing w:after="0" w:line="288" w:lineRule="auto"/>
        <w:rPr>
          <w:rFonts w:ascii="Tahoma" w:eastAsia="Times New Roman" w:hAnsi="Tahoma" w:cs="Tahoma"/>
          <w:color w:val="000000"/>
          <w:sz w:val="28"/>
          <w:szCs w:val="28"/>
        </w:rPr>
      </w:pPr>
      <w:r w:rsidRPr="00A91F65">
        <w:rPr>
          <w:rFonts w:ascii="Tahoma" w:eastAsia="Times New Roman" w:hAnsi="Tahoma" w:cs="Tahoma"/>
          <w:color w:val="000000"/>
          <w:sz w:val="28"/>
          <w:szCs w:val="28"/>
        </w:rPr>
        <w:t>6. custom (n) /</w:t>
      </w:r>
      <w:r w:rsidRPr="00A91F65">
        <w:rPr>
          <w:rFonts w:ascii="Cambria Math" w:eastAsia="Times New Roman" w:hAnsi="Cambria Math" w:cs="Cambria Math"/>
          <w:color w:val="000000"/>
          <w:sz w:val="28"/>
          <w:szCs w:val="28"/>
        </w:rPr>
        <w:t>ˈ</w:t>
      </w:r>
      <w:r w:rsidRPr="00A91F65">
        <w:rPr>
          <w:rFonts w:ascii="Tahoma" w:eastAsia="Times New Roman" w:hAnsi="Tahoma" w:cs="Tahoma"/>
          <w:color w:val="000000"/>
          <w:sz w:val="28"/>
          <w:szCs w:val="28"/>
        </w:rPr>
        <w:t>k</w:t>
      </w:r>
      <w:r w:rsidRPr="00A91F65">
        <w:rPr>
          <w:rFonts w:ascii="Cambria Math" w:eastAsia="Times New Roman" w:hAnsi="Cambria Math" w:cs="Cambria Math"/>
          <w:color w:val="000000"/>
          <w:sz w:val="28"/>
          <w:szCs w:val="28"/>
        </w:rPr>
        <w:t>ʌ</w:t>
      </w:r>
      <w:r w:rsidRPr="00A91F65">
        <w:rPr>
          <w:rFonts w:ascii="Tahoma" w:eastAsia="Times New Roman" w:hAnsi="Tahoma" w:cs="Tahoma"/>
          <w:color w:val="000000"/>
          <w:sz w:val="28"/>
          <w:szCs w:val="28"/>
        </w:rPr>
        <w:t>st</w:t>
      </w:r>
      <w:r w:rsidRPr="00A91F65">
        <w:rPr>
          <w:rFonts w:ascii="Cambria Math" w:eastAsia="Times New Roman" w:hAnsi="Cambria Math" w:cs="Cambria Math"/>
          <w:color w:val="000000"/>
          <w:sz w:val="28"/>
          <w:szCs w:val="28"/>
        </w:rPr>
        <w:t>ə</w:t>
      </w:r>
      <w:r w:rsidRPr="00A91F65">
        <w:rPr>
          <w:rFonts w:ascii="Tahoma" w:eastAsia="Times New Roman" w:hAnsi="Tahoma" w:cs="Tahoma"/>
          <w:color w:val="000000"/>
          <w:sz w:val="28"/>
          <w:szCs w:val="28"/>
        </w:rPr>
        <w:t>m/: tập quán, phong tục</w:t>
      </w:r>
    </w:p>
    <w:p w:rsidR="009E1A62" w:rsidRPr="00A91F65" w:rsidRDefault="009E1A62" w:rsidP="008D1D00">
      <w:pPr>
        <w:spacing w:after="0" w:line="288" w:lineRule="auto"/>
        <w:rPr>
          <w:rFonts w:ascii="Tahoma" w:eastAsia="Times New Roman" w:hAnsi="Tahoma" w:cs="Tahoma"/>
          <w:color w:val="000000"/>
          <w:sz w:val="28"/>
          <w:szCs w:val="28"/>
        </w:rPr>
      </w:pPr>
      <w:r w:rsidRPr="00A91F65">
        <w:rPr>
          <w:rFonts w:ascii="Tahoma" w:eastAsia="Times New Roman" w:hAnsi="Tahoma" w:cs="Tahoma"/>
          <w:color w:val="000000"/>
          <w:sz w:val="28"/>
          <w:szCs w:val="28"/>
        </w:rPr>
        <w:t>7. diverse (adj) /da</w:t>
      </w:r>
      <w:r w:rsidRPr="00A91F65">
        <w:rPr>
          <w:rFonts w:ascii="Cambria Math" w:eastAsia="Times New Roman" w:hAnsi="Cambria Math" w:cs="Cambria Math"/>
          <w:color w:val="000000"/>
          <w:sz w:val="28"/>
          <w:szCs w:val="28"/>
        </w:rPr>
        <w:t>ɪˈ</w:t>
      </w:r>
      <w:r w:rsidRPr="00A91F65">
        <w:rPr>
          <w:rFonts w:ascii="Tahoma" w:eastAsia="Times New Roman" w:hAnsi="Tahoma" w:cs="Tahoma"/>
          <w:color w:val="000000"/>
          <w:sz w:val="28"/>
          <w:szCs w:val="28"/>
        </w:rPr>
        <w:t>v</w:t>
      </w:r>
      <w:r w:rsidRPr="00A91F65">
        <w:rPr>
          <w:rFonts w:ascii="Cambria Math" w:eastAsia="Times New Roman" w:hAnsi="Cambria Math" w:cs="Cambria Math"/>
          <w:color w:val="000000"/>
          <w:sz w:val="28"/>
          <w:szCs w:val="28"/>
        </w:rPr>
        <w:t>ɜː</w:t>
      </w:r>
      <w:r w:rsidRPr="00A91F65">
        <w:rPr>
          <w:rFonts w:ascii="Tahoma" w:eastAsia="Times New Roman" w:hAnsi="Tahoma" w:cs="Tahoma"/>
          <w:color w:val="000000"/>
          <w:sz w:val="28"/>
          <w:szCs w:val="28"/>
        </w:rPr>
        <w:t>s/: đa dạng</w:t>
      </w:r>
    </w:p>
    <w:p w:rsidR="009E1A62" w:rsidRPr="00A91F65" w:rsidRDefault="009E1A62" w:rsidP="008D1D00">
      <w:pPr>
        <w:spacing w:after="0" w:line="288" w:lineRule="auto"/>
        <w:rPr>
          <w:rFonts w:ascii="Tahoma" w:eastAsia="Times New Roman" w:hAnsi="Tahoma" w:cs="Tahoma"/>
          <w:color w:val="000000"/>
          <w:sz w:val="28"/>
          <w:szCs w:val="28"/>
        </w:rPr>
      </w:pPr>
      <w:r w:rsidRPr="00A91F65">
        <w:rPr>
          <w:rFonts w:ascii="Tahoma" w:eastAsia="Times New Roman" w:hAnsi="Tahoma" w:cs="Tahoma"/>
          <w:color w:val="000000"/>
          <w:sz w:val="28"/>
          <w:szCs w:val="28"/>
        </w:rPr>
        <w:t>8. diversity (n) /da</w:t>
      </w:r>
      <w:r w:rsidRPr="00A91F65">
        <w:rPr>
          <w:rFonts w:ascii="Cambria Math" w:eastAsia="Times New Roman" w:hAnsi="Cambria Math" w:cs="Cambria Math"/>
          <w:color w:val="000000"/>
          <w:sz w:val="28"/>
          <w:szCs w:val="28"/>
        </w:rPr>
        <w:t>ɪˈ</w:t>
      </w:r>
      <w:r w:rsidRPr="00A91F65">
        <w:rPr>
          <w:rFonts w:ascii="Tahoma" w:eastAsia="Times New Roman" w:hAnsi="Tahoma" w:cs="Tahoma"/>
          <w:color w:val="000000"/>
          <w:sz w:val="28"/>
          <w:szCs w:val="28"/>
        </w:rPr>
        <w:t>v</w:t>
      </w:r>
      <w:r w:rsidRPr="00A91F65">
        <w:rPr>
          <w:rFonts w:ascii="Cambria Math" w:eastAsia="Times New Roman" w:hAnsi="Cambria Math" w:cs="Cambria Math"/>
          <w:color w:val="000000"/>
          <w:sz w:val="28"/>
          <w:szCs w:val="28"/>
        </w:rPr>
        <w:t>ɜː</w:t>
      </w:r>
      <w:r w:rsidRPr="00A91F65">
        <w:rPr>
          <w:rFonts w:ascii="Tahoma" w:eastAsia="Times New Roman" w:hAnsi="Tahoma" w:cs="Tahoma"/>
          <w:color w:val="000000"/>
          <w:sz w:val="28"/>
          <w:szCs w:val="28"/>
        </w:rPr>
        <w:t>s</w:t>
      </w:r>
      <w:r w:rsidRPr="00A91F65">
        <w:rPr>
          <w:rFonts w:ascii="Cambria Math" w:eastAsia="Times New Roman" w:hAnsi="Cambria Math" w:cs="Cambria Math"/>
          <w:color w:val="000000"/>
          <w:sz w:val="28"/>
          <w:szCs w:val="28"/>
        </w:rPr>
        <w:t>ə</w:t>
      </w:r>
      <w:r w:rsidRPr="00A91F65">
        <w:rPr>
          <w:rFonts w:ascii="Tahoma" w:eastAsia="Times New Roman" w:hAnsi="Tahoma" w:cs="Tahoma"/>
          <w:color w:val="000000"/>
          <w:sz w:val="28"/>
          <w:szCs w:val="28"/>
        </w:rPr>
        <w:t>ti/: sự đa dạng, phong phú</w:t>
      </w:r>
    </w:p>
    <w:p w:rsidR="009E1A62" w:rsidRPr="00A91F65" w:rsidRDefault="009E1A62" w:rsidP="008D1D00">
      <w:pPr>
        <w:spacing w:after="0" w:line="288" w:lineRule="auto"/>
        <w:rPr>
          <w:rFonts w:ascii="Tahoma" w:eastAsia="Times New Roman" w:hAnsi="Tahoma" w:cs="Tahoma"/>
          <w:color w:val="000000"/>
          <w:sz w:val="28"/>
          <w:szCs w:val="28"/>
        </w:rPr>
      </w:pPr>
      <w:r w:rsidRPr="00A91F65">
        <w:rPr>
          <w:rFonts w:ascii="Tahoma" w:eastAsia="Times New Roman" w:hAnsi="Tahoma" w:cs="Tahoma"/>
          <w:color w:val="000000"/>
          <w:sz w:val="28"/>
          <w:szCs w:val="28"/>
        </w:rPr>
        <w:t>9. ethnic (adj) /</w:t>
      </w:r>
      <w:r w:rsidRPr="00A91F65">
        <w:rPr>
          <w:rFonts w:ascii="Cambria Math" w:eastAsia="Times New Roman" w:hAnsi="Cambria Math" w:cs="Cambria Math"/>
          <w:color w:val="000000"/>
          <w:sz w:val="28"/>
          <w:szCs w:val="28"/>
        </w:rPr>
        <w:t>ˈ</w:t>
      </w:r>
      <w:r w:rsidRPr="00A91F65">
        <w:rPr>
          <w:rFonts w:ascii="Tahoma" w:eastAsia="Times New Roman" w:hAnsi="Tahoma" w:cs="Tahoma"/>
          <w:color w:val="000000"/>
          <w:sz w:val="28"/>
          <w:szCs w:val="28"/>
        </w:rPr>
        <w:t>eθn</w:t>
      </w:r>
      <w:r w:rsidRPr="00A91F65">
        <w:rPr>
          <w:rFonts w:ascii="Cambria Math" w:eastAsia="Times New Roman" w:hAnsi="Cambria Math" w:cs="Cambria Math"/>
          <w:color w:val="000000"/>
          <w:sz w:val="28"/>
          <w:szCs w:val="28"/>
        </w:rPr>
        <w:t>ɪ</w:t>
      </w:r>
      <w:r w:rsidRPr="00A91F65">
        <w:rPr>
          <w:rFonts w:ascii="Tahoma" w:eastAsia="Times New Roman" w:hAnsi="Tahoma" w:cs="Tahoma"/>
          <w:color w:val="000000"/>
          <w:sz w:val="28"/>
          <w:szCs w:val="28"/>
        </w:rPr>
        <w:t>k/ (thuộc): dân tộc</w:t>
      </w:r>
    </w:p>
    <w:p w:rsidR="009E1A62" w:rsidRPr="00A91F65" w:rsidRDefault="009E1A62" w:rsidP="008D1D00">
      <w:pPr>
        <w:spacing w:after="0" w:line="288" w:lineRule="auto"/>
        <w:rPr>
          <w:rFonts w:ascii="Tahoma" w:eastAsia="Times New Roman" w:hAnsi="Tahoma" w:cs="Tahoma"/>
          <w:color w:val="000000"/>
          <w:sz w:val="28"/>
          <w:szCs w:val="28"/>
        </w:rPr>
      </w:pPr>
      <w:r w:rsidRPr="00A91F65">
        <w:rPr>
          <w:rFonts w:ascii="Tahoma" w:eastAsia="Times New Roman" w:hAnsi="Tahoma" w:cs="Tahoma"/>
          <w:color w:val="000000"/>
          <w:sz w:val="28"/>
          <w:szCs w:val="28"/>
        </w:rPr>
        <w:t>10. ethnic group (n) /</w:t>
      </w:r>
      <w:r w:rsidRPr="00A91F65">
        <w:rPr>
          <w:rFonts w:ascii="Cambria Math" w:eastAsia="Times New Roman" w:hAnsi="Cambria Math" w:cs="Cambria Math"/>
          <w:color w:val="000000"/>
          <w:sz w:val="28"/>
          <w:szCs w:val="28"/>
        </w:rPr>
        <w:t>ˈ</w:t>
      </w:r>
      <w:r w:rsidRPr="00A91F65">
        <w:rPr>
          <w:rFonts w:ascii="Tahoma" w:eastAsia="Times New Roman" w:hAnsi="Tahoma" w:cs="Tahoma"/>
          <w:color w:val="000000"/>
          <w:sz w:val="28"/>
          <w:szCs w:val="28"/>
        </w:rPr>
        <w:t>eθn</w:t>
      </w:r>
      <w:r w:rsidRPr="00A91F65">
        <w:rPr>
          <w:rFonts w:ascii="Cambria Math" w:eastAsia="Times New Roman" w:hAnsi="Cambria Math" w:cs="Cambria Math"/>
          <w:color w:val="000000"/>
          <w:sz w:val="28"/>
          <w:szCs w:val="28"/>
        </w:rPr>
        <w:t>ɪ</w:t>
      </w:r>
      <w:r w:rsidRPr="00A91F65">
        <w:rPr>
          <w:rFonts w:ascii="Tahoma" w:eastAsia="Times New Roman" w:hAnsi="Tahoma" w:cs="Tahoma"/>
          <w:color w:val="000000"/>
          <w:sz w:val="28"/>
          <w:szCs w:val="28"/>
        </w:rPr>
        <w:t xml:space="preserve">k </w:t>
      </w:r>
      <w:r w:rsidRPr="00A91F65">
        <w:rPr>
          <w:rFonts w:ascii="Cambria Math" w:eastAsia="Times New Roman" w:hAnsi="Cambria Math" w:cs="Cambria Math"/>
          <w:color w:val="000000"/>
          <w:sz w:val="28"/>
          <w:szCs w:val="28"/>
        </w:rPr>
        <w:t>ɡ</w:t>
      </w:r>
      <w:r w:rsidRPr="00A91F65">
        <w:rPr>
          <w:rFonts w:ascii="Tahoma" w:eastAsia="Times New Roman" w:hAnsi="Tahoma" w:cs="Tahoma"/>
          <w:color w:val="000000"/>
          <w:sz w:val="28"/>
          <w:szCs w:val="28"/>
        </w:rPr>
        <w:t>ru</w:t>
      </w:r>
      <w:r w:rsidRPr="00A91F65">
        <w:rPr>
          <w:rFonts w:ascii="Cambria Math" w:eastAsia="Times New Roman" w:hAnsi="Cambria Math" w:cs="Cambria Math"/>
          <w:color w:val="000000"/>
          <w:sz w:val="28"/>
          <w:szCs w:val="28"/>
        </w:rPr>
        <w:t>ː</w:t>
      </w:r>
      <w:r w:rsidRPr="00A91F65">
        <w:rPr>
          <w:rFonts w:ascii="Tahoma" w:eastAsia="Times New Roman" w:hAnsi="Tahoma" w:cs="Tahoma"/>
          <w:color w:val="000000"/>
          <w:sz w:val="28"/>
          <w:szCs w:val="28"/>
        </w:rPr>
        <w:t>p/ (nhóm): dân tộc</w:t>
      </w:r>
    </w:p>
    <w:p w:rsidR="009E1A62" w:rsidRPr="00A91F65" w:rsidRDefault="009E1A62" w:rsidP="008D1D00">
      <w:pPr>
        <w:spacing w:after="0" w:line="288" w:lineRule="auto"/>
        <w:rPr>
          <w:rFonts w:ascii="Tahoma" w:eastAsia="Times New Roman" w:hAnsi="Tahoma" w:cs="Tahoma"/>
          <w:color w:val="000000"/>
          <w:sz w:val="28"/>
          <w:szCs w:val="28"/>
        </w:rPr>
      </w:pPr>
      <w:r w:rsidRPr="00A91F65">
        <w:rPr>
          <w:rFonts w:ascii="Tahoma" w:eastAsia="Times New Roman" w:hAnsi="Tahoma" w:cs="Tahoma"/>
          <w:color w:val="000000"/>
          <w:sz w:val="28"/>
          <w:szCs w:val="28"/>
        </w:rPr>
        <w:t>11. ethnic minority people (n) /</w:t>
      </w:r>
      <w:r w:rsidRPr="00A91F65">
        <w:rPr>
          <w:rFonts w:ascii="Cambria Math" w:eastAsia="Times New Roman" w:hAnsi="Cambria Math" w:cs="Cambria Math"/>
          <w:color w:val="000000"/>
          <w:sz w:val="28"/>
          <w:szCs w:val="28"/>
        </w:rPr>
        <w:t>ˈ</w:t>
      </w:r>
      <w:r w:rsidRPr="00A91F65">
        <w:rPr>
          <w:rFonts w:ascii="Tahoma" w:eastAsia="Times New Roman" w:hAnsi="Tahoma" w:cs="Tahoma"/>
          <w:color w:val="000000"/>
          <w:sz w:val="28"/>
          <w:szCs w:val="28"/>
        </w:rPr>
        <w:t>eθn</w:t>
      </w:r>
      <w:r w:rsidRPr="00A91F65">
        <w:rPr>
          <w:rFonts w:ascii="Cambria Math" w:eastAsia="Times New Roman" w:hAnsi="Cambria Math" w:cs="Cambria Math"/>
          <w:color w:val="000000"/>
          <w:sz w:val="28"/>
          <w:szCs w:val="28"/>
        </w:rPr>
        <w:t>ɪ</w:t>
      </w:r>
      <w:r w:rsidRPr="00A91F65">
        <w:rPr>
          <w:rFonts w:ascii="Tahoma" w:eastAsia="Times New Roman" w:hAnsi="Tahoma" w:cs="Tahoma"/>
          <w:color w:val="000000"/>
          <w:sz w:val="28"/>
          <w:szCs w:val="28"/>
        </w:rPr>
        <w:t>k ma</w:t>
      </w:r>
      <w:r w:rsidRPr="00A91F65">
        <w:rPr>
          <w:rFonts w:ascii="Cambria Math" w:eastAsia="Times New Roman" w:hAnsi="Cambria Math" w:cs="Cambria Math"/>
          <w:color w:val="000000"/>
          <w:sz w:val="28"/>
          <w:szCs w:val="28"/>
        </w:rPr>
        <w:t>ɪˈ</w:t>
      </w:r>
      <w:r w:rsidRPr="00A91F65">
        <w:rPr>
          <w:rFonts w:ascii="Tahoma" w:eastAsia="Times New Roman" w:hAnsi="Tahoma" w:cs="Tahoma"/>
          <w:color w:val="000000"/>
          <w:sz w:val="28"/>
          <w:szCs w:val="28"/>
        </w:rPr>
        <w:t>n</w:t>
      </w:r>
      <w:r w:rsidRPr="00A91F65">
        <w:rPr>
          <w:rFonts w:ascii="Cambria Math" w:eastAsia="Times New Roman" w:hAnsi="Cambria Math" w:cs="Cambria Math"/>
          <w:color w:val="000000"/>
          <w:sz w:val="28"/>
          <w:szCs w:val="28"/>
        </w:rPr>
        <w:t>ɒ</w:t>
      </w:r>
      <w:r w:rsidRPr="00A91F65">
        <w:rPr>
          <w:rFonts w:ascii="Tahoma" w:eastAsia="Times New Roman" w:hAnsi="Tahoma" w:cs="Tahoma"/>
          <w:color w:val="000000"/>
          <w:sz w:val="28"/>
          <w:szCs w:val="28"/>
        </w:rPr>
        <w:t>r</w:t>
      </w:r>
      <w:r w:rsidRPr="00A91F65">
        <w:rPr>
          <w:rFonts w:ascii="Cambria Math" w:eastAsia="Times New Roman" w:hAnsi="Cambria Math" w:cs="Cambria Math"/>
          <w:color w:val="000000"/>
          <w:sz w:val="28"/>
          <w:szCs w:val="28"/>
        </w:rPr>
        <w:t>ə</w:t>
      </w:r>
      <w:r w:rsidRPr="00A91F65">
        <w:rPr>
          <w:rFonts w:ascii="Tahoma" w:eastAsia="Times New Roman" w:hAnsi="Tahoma" w:cs="Tahoma"/>
          <w:color w:val="000000"/>
          <w:sz w:val="28"/>
          <w:szCs w:val="28"/>
        </w:rPr>
        <w:t xml:space="preserve">ti </w:t>
      </w:r>
      <w:r w:rsidRPr="00A91F65">
        <w:rPr>
          <w:rFonts w:ascii="Cambria Math" w:eastAsia="Times New Roman" w:hAnsi="Cambria Math" w:cs="Cambria Math"/>
          <w:color w:val="000000"/>
          <w:sz w:val="28"/>
          <w:szCs w:val="28"/>
        </w:rPr>
        <w:t>ˈ</w:t>
      </w:r>
      <w:r w:rsidRPr="00A91F65">
        <w:rPr>
          <w:rFonts w:ascii="Tahoma" w:eastAsia="Times New Roman" w:hAnsi="Tahoma" w:cs="Tahoma"/>
          <w:color w:val="000000"/>
          <w:sz w:val="28"/>
          <w:szCs w:val="28"/>
        </w:rPr>
        <w:t>pi</w:t>
      </w:r>
      <w:r w:rsidRPr="00A91F65">
        <w:rPr>
          <w:rFonts w:ascii="Cambria Math" w:eastAsia="Times New Roman" w:hAnsi="Cambria Math" w:cs="Cambria Math"/>
          <w:color w:val="000000"/>
          <w:sz w:val="28"/>
          <w:szCs w:val="28"/>
        </w:rPr>
        <w:t>ː</w:t>
      </w:r>
      <w:r w:rsidRPr="00A91F65">
        <w:rPr>
          <w:rFonts w:ascii="Tahoma" w:eastAsia="Times New Roman" w:hAnsi="Tahoma" w:cs="Tahoma"/>
          <w:color w:val="000000"/>
          <w:sz w:val="28"/>
          <w:szCs w:val="28"/>
        </w:rPr>
        <w:t>pl/: người dân tộc thiểu số</w:t>
      </w:r>
    </w:p>
    <w:p w:rsidR="009E1A62" w:rsidRPr="00A91F65" w:rsidRDefault="009E1A62" w:rsidP="008D1D00">
      <w:pPr>
        <w:spacing w:after="0" w:line="288" w:lineRule="auto"/>
        <w:rPr>
          <w:rFonts w:ascii="Tahoma" w:eastAsia="Times New Roman" w:hAnsi="Tahoma" w:cs="Tahoma"/>
          <w:color w:val="000000"/>
          <w:sz w:val="28"/>
          <w:szCs w:val="28"/>
        </w:rPr>
      </w:pPr>
      <w:r w:rsidRPr="00A91F65">
        <w:rPr>
          <w:rFonts w:ascii="Tahoma" w:eastAsia="Times New Roman" w:hAnsi="Tahoma" w:cs="Tahoma"/>
          <w:color w:val="000000"/>
          <w:sz w:val="28"/>
          <w:szCs w:val="28"/>
        </w:rPr>
        <w:t>12. gather (v) /</w:t>
      </w:r>
      <w:r w:rsidRPr="00A91F65">
        <w:rPr>
          <w:rFonts w:ascii="Cambria Math" w:eastAsia="Times New Roman" w:hAnsi="Cambria Math" w:cs="Cambria Math"/>
          <w:color w:val="000000"/>
          <w:sz w:val="28"/>
          <w:szCs w:val="28"/>
        </w:rPr>
        <w:t>ˈɡ</w:t>
      </w:r>
      <w:r w:rsidRPr="00A91F65">
        <w:rPr>
          <w:rFonts w:ascii="Tahoma" w:eastAsia="Times New Roman" w:hAnsi="Tahoma" w:cs="Tahoma"/>
          <w:color w:val="000000"/>
          <w:sz w:val="28"/>
          <w:szCs w:val="28"/>
        </w:rPr>
        <w:t>æð</w:t>
      </w:r>
      <w:r w:rsidRPr="00A91F65">
        <w:rPr>
          <w:rFonts w:ascii="Cambria Math" w:eastAsia="Times New Roman" w:hAnsi="Cambria Math" w:cs="Cambria Math"/>
          <w:color w:val="000000"/>
          <w:sz w:val="28"/>
          <w:szCs w:val="28"/>
        </w:rPr>
        <w:t>ə</w:t>
      </w:r>
      <w:r w:rsidRPr="00A91F65">
        <w:rPr>
          <w:rFonts w:ascii="Tahoma" w:eastAsia="Times New Roman" w:hAnsi="Tahoma" w:cs="Tahoma"/>
          <w:color w:val="000000"/>
          <w:sz w:val="28"/>
          <w:szCs w:val="28"/>
        </w:rPr>
        <w:t>(r)/: thu thập, hái lượm</w:t>
      </w:r>
    </w:p>
    <w:p w:rsidR="009E1A62" w:rsidRPr="00A91F65" w:rsidRDefault="009E1A62" w:rsidP="008D1D00">
      <w:pPr>
        <w:spacing w:after="0" w:line="288" w:lineRule="auto"/>
        <w:rPr>
          <w:rFonts w:ascii="Tahoma" w:eastAsia="Times New Roman" w:hAnsi="Tahoma" w:cs="Tahoma"/>
          <w:color w:val="000000"/>
          <w:sz w:val="28"/>
          <w:szCs w:val="28"/>
        </w:rPr>
      </w:pPr>
      <w:r w:rsidRPr="00A91F65">
        <w:rPr>
          <w:rFonts w:ascii="Tahoma" w:eastAsia="Times New Roman" w:hAnsi="Tahoma" w:cs="Tahoma"/>
          <w:color w:val="000000"/>
          <w:sz w:val="28"/>
          <w:szCs w:val="28"/>
        </w:rPr>
        <w:t>13. heritage (n) /</w:t>
      </w:r>
      <w:r w:rsidRPr="00A91F65">
        <w:rPr>
          <w:rFonts w:ascii="Cambria Math" w:eastAsia="Times New Roman" w:hAnsi="Cambria Math" w:cs="Cambria Math"/>
          <w:color w:val="000000"/>
          <w:sz w:val="28"/>
          <w:szCs w:val="28"/>
        </w:rPr>
        <w:t>ˈ</w:t>
      </w:r>
      <w:r w:rsidRPr="00A91F65">
        <w:rPr>
          <w:rFonts w:ascii="Tahoma" w:eastAsia="Times New Roman" w:hAnsi="Tahoma" w:cs="Tahoma"/>
          <w:color w:val="000000"/>
          <w:sz w:val="28"/>
          <w:szCs w:val="28"/>
        </w:rPr>
        <w:t>her</w:t>
      </w:r>
      <w:r w:rsidRPr="00A91F65">
        <w:rPr>
          <w:rFonts w:ascii="Cambria Math" w:eastAsia="Times New Roman" w:hAnsi="Cambria Math" w:cs="Cambria Math"/>
          <w:color w:val="000000"/>
          <w:sz w:val="28"/>
          <w:szCs w:val="28"/>
        </w:rPr>
        <w:t>ɪ</w:t>
      </w:r>
      <w:r w:rsidRPr="00A91F65">
        <w:rPr>
          <w:rFonts w:ascii="Tahoma" w:eastAsia="Times New Roman" w:hAnsi="Tahoma" w:cs="Tahoma"/>
          <w:color w:val="000000"/>
          <w:sz w:val="28"/>
          <w:szCs w:val="28"/>
        </w:rPr>
        <w:t>t</w:t>
      </w:r>
      <w:r w:rsidRPr="00A91F65">
        <w:rPr>
          <w:rFonts w:ascii="Cambria Math" w:eastAsia="Times New Roman" w:hAnsi="Cambria Math" w:cs="Cambria Math"/>
          <w:color w:val="000000"/>
          <w:sz w:val="28"/>
          <w:szCs w:val="28"/>
        </w:rPr>
        <w:t>ɪ</w:t>
      </w:r>
      <w:r w:rsidRPr="00A91F65">
        <w:rPr>
          <w:rFonts w:ascii="Tahoma" w:eastAsia="Times New Roman" w:hAnsi="Tahoma" w:cs="Tahoma"/>
          <w:color w:val="000000"/>
          <w:sz w:val="28"/>
          <w:szCs w:val="28"/>
        </w:rPr>
        <w:t>d</w:t>
      </w:r>
      <w:r w:rsidRPr="00A91F65">
        <w:rPr>
          <w:rFonts w:ascii="Cambria Math" w:eastAsia="Times New Roman" w:hAnsi="Cambria Math" w:cs="Cambria Math"/>
          <w:color w:val="000000"/>
          <w:sz w:val="28"/>
          <w:szCs w:val="28"/>
        </w:rPr>
        <w:t>ʒ</w:t>
      </w:r>
      <w:r w:rsidRPr="00A91F65">
        <w:rPr>
          <w:rFonts w:ascii="Tahoma" w:eastAsia="Times New Roman" w:hAnsi="Tahoma" w:cs="Tahoma"/>
          <w:color w:val="000000"/>
          <w:sz w:val="28"/>
          <w:szCs w:val="28"/>
        </w:rPr>
        <w:t>/: di sản</w:t>
      </w:r>
    </w:p>
    <w:p w:rsidR="009E1A62" w:rsidRPr="00A91F65" w:rsidRDefault="009E1A62" w:rsidP="008D1D00">
      <w:pPr>
        <w:spacing w:after="0" w:line="288" w:lineRule="auto"/>
        <w:rPr>
          <w:rFonts w:ascii="Tahoma" w:eastAsia="Times New Roman" w:hAnsi="Tahoma" w:cs="Tahoma"/>
          <w:color w:val="000000"/>
          <w:sz w:val="28"/>
          <w:szCs w:val="28"/>
        </w:rPr>
      </w:pPr>
      <w:r w:rsidRPr="00A91F65">
        <w:rPr>
          <w:rFonts w:ascii="Tahoma" w:eastAsia="Times New Roman" w:hAnsi="Tahoma" w:cs="Tahoma"/>
          <w:color w:val="000000"/>
          <w:sz w:val="28"/>
          <w:szCs w:val="28"/>
        </w:rPr>
        <w:t>14. hunt (v) /h</w:t>
      </w:r>
      <w:r w:rsidRPr="00A91F65">
        <w:rPr>
          <w:rFonts w:ascii="Cambria Math" w:eastAsia="Times New Roman" w:hAnsi="Cambria Math" w:cs="Cambria Math"/>
          <w:color w:val="000000"/>
          <w:sz w:val="28"/>
          <w:szCs w:val="28"/>
        </w:rPr>
        <w:t>ʌ</w:t>
      </w:r>
      <w:r w:rsidRPr="00A91F65">
        <w:rPr>
          <w:rFonts w:ascii="Tahoma" w:eastAsia="Times New Roman" w:hAnsi="Tahoma" w:cs="Tahoma"/>
          <w:color w:val="000000"/>
          <w:sz w:val="28"/>
          <w:szCs w:val="28"/>
        </w:rPr>
        <w:t>nt/: săn bắt</w:t>
      </w:r>
    </w:p>
    <w:p w:rsidR="009E1A62" w:rsidRPr="00A91F65" w:rsidRDefault="009E1A62" w:rsidP="008D1D00">
      <w:pPr>
        <w:spacing w:after="0" w:line="288" w:lineRule="auto"/>
        <w:rPr>
          <w:rFonts w:ascii="Tahoma" w:eastAsia="Times New Roman" w:hAnsi="Tahoma" w:cs="Tahoma"/>
          <w:color w:val="000000"/>
          <w:sz w:val="28"/>
          <w:szCs w:val="28"/>
        </w:rPr>
      </w:pPr>
      <w:r w:rsidRPr="00A91F65">
        <w:rPr>
          <w:rFonts w:ascii="Tahoma" w:eastAsia="Times New Roman" w:hAnsi="Tahoma" w:cs="Tahoma"/>
          <w:color w:val="000000"/>
          <w:sz w:val="28"/>
          <w:szCs w:val="28"/>
        </w:rPr>
        <w:t>15. insignificant (adj) /</w:t>
      </w:r>
      <w:r w:rsidRPr="00A91F65">
        <w:rPr>
          <w:rFonts w:ascii="Cambria Math" w:eastAsia="Times New Roman" w:hAnsi="Cambria Math" w:cs="Cambria Math"/>
          <w:color w:val="000000"/>
          <w:sz w:val="28"/>
          <w:szCs w:val="28"/>
        </w:rPr>
        <w:t>ˌɪ</w:t>
      </w:r>
      <w:r w:rsidRPr="00A91F65">
        <w:rPr>
          <w:rFonts w:ascii="Tahoma" w:eastAsia="Times New Roman" w:hAnsi="Tahoma" w:cs="Tahoma"/>
          <w:color w:val="000000"/>
          <w:sz w:val="28"/>
          <w:szCs w:val="28"/>
        </w:rPr>
        <w:t>ns</w:t>
      </w:r>
      <w:r w:rsidRPr="00A91F65">
        <w:rPr>
          <w:rFonts w:ascii="Cambria Math" w:eastAsia="Times New Roman" w:hAnsi="Cambria Math" w:cs="Cambria Math"/>
          <w:color w:val="000000"/>
          <w:sz w:val="28"/>
          <w:szCs w:val="28"/>
        </w:rPr>
        <w:t>ɪɡˈ</w:t>
      </w:r>
      <w:r w:rsidRPr="00A91F65">
        <w:rPr>
          <w:rFonts w:ascii="Tahoma" w:eastAsia="Times New Roman" w:hAnsi="Tahoma" w:cs="Tahoma"/>
          <w:color w:val="000000"/>
          <w:sz w:val="28"/>
          <w:szCs w:val="28"/>
        </w:rPr>
        <w:t>n</w:t>
      </w:r>
      <w:r w:rsidRPr="00A91F65">
        <w:rPr>
          <w:rFonts w:ascii="Cambria Math" w:eastAsia="Times New Roman" w:hAnsi="Cambria Math" w:cs="Cambria Math"/>
          <w:color w:val="000000"/>
          <w:sz w:val="28"/>
          <w:szCs w:val="28"/>
        </w:rPr>
        <w:t>ɪ</w:t>
      </w:r>
      <w:r w:rsidRPr="00A91F65">
        <w:rPr>
          <w:rFonts w:ascii="Tahoma" w:eastAsia="Times New Roman" w:hAnsi="Tahoma" w:cs="Tahoma"/>
          <w:color w:val="000000"/>
          <w:sz w:val="28"/>
          <w:szCs w:val="28"/>
        </w:rPr>
        <w:t>f</w:t>
      </w:r>
      <w:r w:rsidRPr="00A91F65">
        <w:rPr>
          <w:rFonts w:ascii="Cambria Math" w:eastAsia="Times New Roman" w:hAnsi="Cambria Math" w:cs="Cambria Math"/>
          <w:color w:val="000000"/>
          <w:sz w:val="28"/>
          <w:szCs w:val="28"/>
        </w:rPr>
        <w:t>ɪ</w:t>
      </w:r>
      <w:r w:rsidRPr="00A91F65">
        <w:rPr>
          <w:rFonts w:ascii="Tahoma" w:eastAsia="Times New Roman" w:hAnsi="Tahoma" w:cs="Tahoma"/>
          <w:color w:val="000000"/>
          <w:sz w:val="28"/>
          <w:szCs w:val="28"/>
        </w:rPr>
        <w:t>k</w:t>
      </w:r>
      <w:r w:rsidRPr="00A91F65">
        <w:rPr>
          <w:rFonts w:ascii="Cambria Math" w:eastAsia="Times New Roman" w:hAnsi="Cambria Math" w:cs="Cambria Math"/>
          <w:color w:val="000000"/>
          <w:sz w:val="28"/>
          <w:szCs w:val="28"/>
        </w:rPr>
        <w:t>ə</w:t>
      </w:r>
      <w:r w:rsidRPr="00A91F65">
        <w:rPr>
          <w:rFonts w:ascii="Tahoma" w:eastAsia="Times New Roman" w:hAnsi="Tahoma" w:cs="Tahoma"/>
          <w:color w:val="000000"/>
          <w:sz w:val="28"/>
          <w:szCs w:val="28"/>
        </w:rPr>
        <w:t>nt/: không quan trọng, không ý nghĩa</w:t>
      </w:r>
    </w:p>
    <w:p w:rsidR="009E1A62" w:rsidRPr="00A91F65" w:rsidRDefault="009E1A62" w:rsidP="008D1D00">
      <w:pPr>
        <w:spacing w:after="0" w:line="288" w:lineRule="auto"/>
        <w:rPr>
          <w:rFonts w:ascii="Tahoma" w:eastAsia="Times New Roman" w:hAnsi="Tahoma" w:cs="Tahoma"/>
          <w:color w:val="000000"/>
          <w:sz w:val="28"/>
          <w:szCs w:val="28"/>
        </w:rPr>
      </w:pPr>
      <w:r w:rsidRPr="00A91F65">
        <w:rPr>
          <w:rFonts w:ascii="Tahoma" w:eastAsia="Times New Roman" w:hAnsi="Tahoma" w:cs="Tahoma"/>
          <w:color w:val="000000"/>
          <w:sz w:val="28"/>
          <w:szCs w:val="28"/>
        </w:rPr>
        <w:t>16. majority (n) /m</w:t>
      </w:r>
      <w:r w:rsidRPr="00A91F65">
        <w:rPr>
          <w:rFonts w:ascii="Cambria Math" w:eastAsia="Times New Roman" w:hAnsi="Cambria Math" w:cs="Cambria Math"/>
          <w:color w:val="000000"/>
          <w:sz w:val="28"/>
          <w:szCs w:val="28"/>
        </w:rPr>
        <w:t>əˈ</w:t>
      </w:r>
      <w:r w:rsidRPr="00A91F65">
        <w:rPr>
          <w:rFonts w:ascii="Tahoma" w:eastAsia="Times New Roman" w:hAnsi="Tahoma" w:cs="Tahoma"/>
          <w:color w:val="000000"/>
          <w:sz w:val="28"/>
          <w:szCs w:val="28"/>
        </w:rPr>
        <w:t>d</w:t>
      </w:r>
      <w:r w:rsidRPr="00A91F65">
        <w:rPr>
          <w:rFonts w:ascii="Cambria Math" w:eastAsia="Times New Roman" w:hAnsi="Cambria Math" w:cs="Cambria Math"/>
          <w:color w:val="000000"/>
          <w:sz w:val="28"/>
          <w:szCs w:val="28"/>
        </w:rPr>
        <w:t>ʒɒ</w:t>
      </w:r>
      <w:r w:rsidRPr="00A91F65">
        <w:rPr>
          <w:rFonts w:ascii="Tahoma" w:eastAsia="Times New Roman" w:hAnsi="Tahoma" w:cs="Tahoma"/>
          <w:color w:val="000000"/>
          <w:sz w:val="28"/>
          <w:szCs w:val="28"/>
        </w:rPr>
        <w:t>r</w:t>
      </w:r>
      <w:r w:rsidRPr="00A91F65">
        <w:rPr>
          <w:rFonts w:ascii="Cambria Math" w:eastAsia="Times New Roman" w:hAnsi="Cambria Math" w:cs="Cambria Math"/>
          <w:color w:val="000000"/>
          <w:sz w:val="28"/>
          <w:szCs w:val="28"/>
        </w:rPr>
        <w:t>ə</w:t>
      </w:r>
      <w:r w:rsidRPr="00A91F65">
        <w:rPr>
          <w:rFonts w:ascii="Tahoma" w:eastAsia="Times New Roman" w:hAnsi="Tahoma" w:cs="Tahoma"/>
          <w:color w:val="000000"/>
          <w:sz w:val="28"/>
          <w:szCs w:val="28"/>
        </w:rPr>
        <w:t>ti/: đa số</w:t>
      </w:r>
    </w:p>
    <w:p w:rsidR="009E1A62" w:rsidRPr="00A91F65" w:rsidRDefault="009E1A62" w:rsidP="008D1D00">
      <w:pPr>
        <w:spacing w:after="0" w:line="288" w:lineRule="auto"/>
        <w:rPr>
          <w:rFonts w:ascii="Tahoma" w:eastAsia="Times New Roman" w:hAnsi="Tahoma" w:cs="Tahoma"/>
          <w:color w:val="000000"/>
          <w:sz w:val="28"/>
          <w:szCs w:val="28"/>
        </w:rPr>
      </w:pPr>
      <w:r w:rsidRPr="00A91F65">
        <w:rPr>
          <w:rFonts w:ascii="Tahoma" w:eastAsia="Times New Roman" w:hAnsi="Tahoma" w:cs="Tahoma"/>
          <w:color w:val="000000"/>
          <w:sz w:val="28"/>
          <w:szCs w:val="28"/>
        </w:rPr>
        <w:t>17. minority (n) /ma</w:t>
      </w:r>
      <w:r w:rsidRPr="00A91F65">
        <w:rPr>
          <w:rFonts w:ascii="Cambria Math" w:eastAsia="Times New Roman" w:hAnsi="Cambria Math" w:cs="Cambria Math"/>
          <w:color w:val="000000"/>
          <w:sz w:val="28"/>
          <w:szCs w:val="28"/>
        </w:rPr>
        <w:t>ɪˈ</w:t>
      </w:r>
      <w:r w:rsidRPr="00A91F65">
        <w:rPr>
          <w:rFonts w:ascii="Tahoma" w:eastAsia="Times New Roman" w:hAnsi="Tahoma" w:cs="Tahoma"/>
          <w:color w:val="000000"/>
          <w:sz w:val="28"/>
          <w:szCs w:val="28"/>
        </w:rPr>
        <w:t>n</w:t>
      </w:r>
      <w:r w:rsidRPr="00A91F65">
        <w:rPr>
          <w:rFonts w:ascii="Cambria Math" w:eastAsia="Times New Roman" w:hAnsi="Cambria Math" w:cs="Cambria Math"/>
          <w:color w:val="000000"/>
          <w:sz w:val="28"/>
          <w:szCs w:val="28"/>
        </w:rPr>
        <w:t>ɒ</w:t>
      </w:r>
      <w:r w:rsidRPr="00A91F65">
        <w:rPr>
          <w:rFonts w:ascii="Tahoma" w:eastAsia="Times New Roman" w:hAnsi="Tahoma" w:cs="Tahoma"/>
          <w:color w:val="000000"/>
          <w:sz w:val="28"/>
          <w:szCs w:val="28"/>
        </w:rPr>
        <w:t>r</w:t>
      </w:r>
      <w:r w:rsidRPr="00A91F65">
        <w:rPr>
          <w:rFonts w:ascii="Cambria Math" w:eastAsia="Times New Roman" w:hAnsi="Cambria Math" w:cs="Cambria Math"/>
          <w:color w:val="000000"/>
          <w:sz w:val="28"/>
          <w:szCs w:val="28"/>
        </w:rPr>
        <w:t>ə</w:t>
      </w:r>
      <w:r w:rsidRPr="00A91F65">
        <w:rPr>
          <w:rFonts w:ascii="Tahoma" w:eastAsia="Times New Roman" w:hAnsi="Tahoma" w:cs="Tahoma"/>
          <w:color w:val="000000"/>
          <w:sz w:val="28"/>
          <w:szCs w:val="28"/>
        </w:rPr>
        <w:t>ti/: thiểu số</w:t>
      </w:r>
    </w:p>
    <w:p w:rsidR="009E1A62" w:rsidRPr="00A91F65" w:rsidRDefault="009E1A62" w:rsidP="008D1D00">
      <w:pPr>
        <w:spacing w:after="0" w:line="288" w:lineRule="auto"/>
        <w:rPr>
          <w:rFonts w:ascii="Tahoma" w:eastAsia="Times New Roman" w:hAnsi="Tahoma" w:cs="Tahoma"/>
          <w:color w:val="000000"/>
          <w:sz w:val="28"/>
          <w:szCs w:val="28"/>
        </w:rPr>
      </w:pPr>
      <w:r w:rsidRPr="00A91F65">
        <w:rPr>
          <w:rFonts w:ascii="Tahoma" w:eastAsia="Times New Roman" w:hAnsi="Tahoma" w:cs="Tahoma"/>
          <w:color w:val="000000"/>
          <w:sz w:val="28"/>
          <w:szCs w:val="28"/>
        </w:rPr>
        <w:t>18. multicultural (adj) /</w:t>
      </w:r>
      <w:r w:rsidRPr="00A91F65">
        <w:rPr>
          <w:rFonts w:ascii="Cambria Math" w:eastAsia="Times New Roman" w:hAnsi="Cambria Math" w:cs="Cambria Math"/>
          <w:color w:val="000000"/>
          <w:sz w:val="28"/>
          <w:szCs w:val="28"/>
        </w:rPr>
        <w:t>ˌ</w:t>
      </w:r>
      <w:r w:rsidRPr="00A91F65">
        <w:rPr>
          <w:rFonts w:ascii="Tahoma" w:eastAsia="Times New Roman" w:hAnsi="Tahoma" w:cs="Tahoma"/>
          <w:color w:val="000000"/>
          <w:sz w:val="28"/>
          <w:szCs w:val="28"/>
        </w:rPr>
        <w:t>m</w:t>
      </w:r>
      <w:r w:rsidRPr="00A91F65">
        <w:rPr>
          <w:rFonts w:ascii="Cambria Math" w:eastAsia="Times New Roman" w:hAnsi="Cambria Math" w:cs="Cambria Math"/>
          <w:color w:val="000000"/>
          <w:sz w:val="28"/>
          <w:szCs w:val="28"/>
        </w:rPr>
        <w:t>ʌ</w:t>
      </w:r>
      <w:r w:rsidRPr="00A91F65">
        <w:rPr>
          <w:rFonts w:ascii="Tahoma" w:eastAsia="Times New Roman" w:hAnsi="Tahoma" w:cs="Tahoma"/>
          <w:color w:val="000000"/>
          <w:sz w:val="28"/>
          <w:szCs w:val="28"/>
        </w:rPr>
        <w:t>lti</w:t>
      </w:r>
      <w:r w:rsidRPr="00A91F65">
        <w:rPr>
          <w:rFonts w:ascii="Cambria Math" w:eastAsia="Times New Roman" w:hAnsi="Cambria Math" w:cs="Cambria Math"/>
          <w:color w:val="000000"/>
          <w:sz w:val="28"/>
          <w:szCs w:val="28"/>
        </w:rPr>
        <w:t>ˈ</w:t>
      </w:r>
      <w:r w:rsidRPr="00A91F65">
        <w:rPr>
          <w:rFonts w:ascii="Tahoma" w:eastAsia="Times New Roman" w:hAnsi="Tahoma" w:cs="Tahoma"/>
          <w:color w:val="000000"/>
          <w:sz w:val="28"/>
          <w:szCs w:val="28"/>
        </w:rPr>
        <w:t>k</w:t>
      </w:r>
      <w:r w:rsidRPr="00A91F65">
        <w:rPr>
          <w:rFonts w:ascii="Cambria Math" w:eastAsia="Times New Roman" w:hAnsi="Cambria Math" w:cs="Cambria Math"/>
          <w:color w:val="000000"/>
          <w:sz w:val="28"/>
          <w:szCs w:val="28"/>
        </w:rPr>
        <w:t>ʌ</w:t>
      </w:r>
      <w:r w:rsidRPr="00A91F65">
        <w:rPr>
          <w:rFonts w:ascii="Tahoma" w:eastAsia="Times New Roman" w:hAnsi="Tahoma" w:cs="Tahoma"/>
          <w:color w:val="000000"/>
          <w:sz w:val="28"/>
          <w:szCs w:val="28"/>
        </w:rPr>
        <w:t>lt</w:t>
      </w:r>
      <w:r w:rsidRPr="00A91F65">
        <w:rPr>
          <w:rFonts w:ascii="Cambria Math" w:eastAsia="Times New Roman" w:hAnsi="Cambria Math" w:cs="Cambria Math"/>
          <w:color w:val="000000"/>
          <w:sz w:val="28"/>
          <w:szCs w:val="28"/>
        </w:rPr>
        <w:t>ʃə</w:t>
      </w:r>
      <w:r w:rsidRPr="00A91F65">
        <w:rPr>
          <w:rFonts w:ascii="Tahoma" w:eastAsia="Times New Roman" w:hAnsi="Tahoma" w:cs="Tahoma"/>
          <w:color w:val="000000"/>
          <w:sz w:val="28"/>
          <w:szCs w:val="28"/>
        </w:rPr>
        <w:t>r</w:t>
      </w:r>
      <w:r w:rsidRPr="00A91F65">
        <w:rPr>
          <w:rFonts w:ascii="Cambria Math" w:eastAsia="Times New Roman" w:hAnsi="Cambria Math" w:cs="Cambria Math"/>
          <w:color w:val="000000"/>
          <w:sz w:val="28"/>
          <w:szCs w:val="28"/>
        </w:rPr>
        <w:t>ə</w:t>
      </w:r>
      <w:r w:rsidRPr="00A91F65">
        <w:rPr>
          <w:rFonts w:ascii="Tahoma" w:eastAsia="Times New Roman" w:hAnsi="Tahoma" w:cs="Tahoma"/>
          <w:color w:val="000000"/>
          <w:sz w:val="28"/>
          <w:szCs w:val="28"/>
        </w:rPr>
        <w:t>l/: đa văn hóa</w:t>
      </w:r>
    </w:p>
    <w:p w:rsidR="009E1A62" w:rsidRPr="00A91F65" w:rsidRDefault="009E1A62" w:rsidP="008D1D00">
      <w:pPr>
        <w:spacing w:after="0" w:line="288" w:lineRule="auto"/>
        <w:rPr>
          <w:rFonts w:ascii="Tahoma" w:eastAsia="Times New Roman" w:hAnsi="Tahoma" w:cs="Tahoma"/>
          <w:color w:val="000000"/>
          <w:sz w:val="28"/>
          <w:szCs w:val="28"/>
        </w:rPr>
      </w:pPr>
      <w:r w:rsidRPr="00A91F65">
        <w:rPr>
          <w:rFonts w:ascii="Tahoma" w:eastAsia="Times New Roman" w:hAnsi="Tahoma" w:cs="Tahoma"/>
          <w:color w:val="000000"/>
          <w:sz w:val="28"/>
          <w:szCs w:val="28"/>
        </w:rPr>
        <w:t>19. recognise (v) /</w:t>
      </w:r>
      <w:r w:rsidRPr="00A91F65">
        <w:rPr>
          <w:rFonts w:ascii="Cambria Math" w:eastAsia="Times New Roman" w:hAnsi="Cambria Math" w:cs="Cambria Math"/>
          <w:color w:val="000000"/>
          <w:sz w:val="28"/>
          <w:szCs w:val="28"/>
        </w:rPr>
        <w:t>ˈ</w:t>
      </w:r>
      <w:r w:rsidRPr="00A91F65">
        <w:rPr>
          <w:rFonts w:ascii="Tahoma" w:eastAsia="Times New Roman" w:hAnsi="Tahoma" w:cs="Tahoma"/>
          <w:color w:val="000000"/>
          <w:sz w:val="28"/>
          <w:szCs w:val="28"/>
        </w:rPr>
        <w:t>rek</w:t>
      </w:r>
      <w:r w:rsidRPr="00A91F65">
        <w:rPr>
          <w:rFonts w:ascii="Cambria Math" w:eastAsia="Times New Roman" w:hAnsi="Cambria Math" w:cs="Cambria Math"/>
          <w:color w:val="000000"/>
          <w:sz w:val="28"/>
          <w:szCs w:val="28"/>
        </w:rPr>
        <w:t>əɡ</w:t>
      </w:r>
      <w:r w:rsidRPr="00A91F65">
        <w:rPr>
          <w:rFonts w:ascii="Tahoma" w:eastAsia="Times New Roman" w:hAnsi="Tahoma" w:cs="Tahoma"/>
          <w:color w:val="000000"/>
          <w:sz w:val="28"/>
          <w:szCs w:val="28"/>
        </w:rPr>
        <w:t>na</w:t>
      </w:r>
      <w:r w:rsidRPr="00A91F65">
        <w:rPr>
          <w:rFonts w:ascii="Cambria Math" w:eastAsia="Times New Roman" w:hAnsi="Cambria Math" w:cs="Cambria Math"/>
          <w:color w:val="000000"/>
          <w:sz w:val="28"/>
          <w:szCs w:val="28"/>
        </w:rPr>
        <w:t>ɪ</w:t>
      </w:r>
      <w:r w:rsidRPr="00A91F65">
        <w:rPr>
          <w:rFonts w:ascii="Tahoma" w:eastAsia="Times New Roman" w:hAnsi="Tahoma" w:cs="Tahoma"/>
          <w:color w:val="000000"/>
          <w:sz w:val="28"/>
          <w:szCs w:val="28"/>
        </w:rPr>
        <w:t>z/: công nhận, xác nhận</w:t>
      </w:r>
    </w:p>
    <w:p w:rsidR="009E1A62" w:rsidRPr="00A91F65" w:rsidRDefault="009E1A62" w:rsidP="008D1D00">
      <w:pPr>
        <w:spacing w:after="0" w:line="288" w:lineRule="auto"/>
        <w:rPr>
          <w:rFonts w:ascii="Tahoma" w:eastAsia="Times New Roman" w:hAnsi="Tahoma" w:cs="Tahoma"/>
          <w:color w:val="000000"/>
          <w:sz w:val="28"/>
          <w:szCs w:val="28"/>
        </w:rPr>
      </w:pPr>
      <w:r w:rsidRPr="00A91F65">
        <w:rPr>
          <w:rFonts w:ascii="Tahoma" w:eastAsia="Times New Roman" w:hAnsi="Tahoma" w:cs="Tahoma"/>
          <w:color w:val="000000"/>
          <w:sz w:val="28"/>
          <w:szCs w:val="28"/>
        </w:rPr>
        <w:t>20. shawl (n) /</w:t>
      </w:r>
      <w:r w:rsidRPr="00A91F65">
        <w:rPr>
          <w:rFonts w:ascii="Cambria Math" w:eastAsia="Times New Roman" w:hAnsi="Cambria Math" w:cs="Cambria Math"/>
          <w:color w:val="000000"/>
          <w:sz w:val="28"/>
          <w:szCs w:val="28"/>
        </w:rPr>
        <w:t>ʃɔː</w:t>
      </w:r>
      <w:r w:rsidRPr="00A91F65">
        <w:rPr>
          <w:rFonts w:ascii="Tahoma" w:eastAsia="Times New Roman" w:hAnsi="Tahoma" w:cs="Tahoma"/>
          <w:color w:val="000000"/>
          <w:sz w:val="28"/>
          <w:szCs w:val="28"/>
        </w:rPr>
        <w:t>l/: khăn quàng</w:t>
      </w:r>
    </w:p>
    <w:p w:rsidR="009E1A62" w:rsidRPr="00A91F65" w:rsidRDefault="009E1A62" w:rsidP="008D1D00">
      <w:pPr>
        <w:spacing w:after="0" w:line="288" w:lineRule="auto"/>
        <w:rPr>
          <w:rFonts w:ascii="Tahoma" w:eastAsia="Times New Roman" w:hAnsi="Tahoma" w:cs="Tahoma"/>
          <w:color w:val="000000"/>
          <w:sz w:val="28"/>
          <w:szCs w:val="28"/>
        </w:rPr>
      </w:pPr>
      <w:r w:rsidRPr="00A91F65">
        <w:rPr>
          <w:rFonts w:ascii="Tahoma" w:eastAsia="Times New Roman" w:hAnsi="Tahoma" w:cs="Tahoma"/>
          <w:color w:val="000000"/>
          <w:sz w:val="28"/>
          <w:szCs w:val="28"/>
        </w:rPr>
        <w:t>21. speciality (n) /</w:t>
      </w:r>
      <w:r w:rsidRPr="00A91F65">
        <w:rPr>
          <w:rFonts w:ascii="Cambria Math" w:eastAsia="Times New Roman" w:hAnsi="Cambria Math" w:cs="Cambria Math"/>
          <w:color w:val="000000"/>
          <w:sz w:val="28"/>
          <w:szCs w:val="28"/>
        </w:rPr>
        <w:t>ˌ</w:t>
      </w:r>
      <w:r w:rsidRPr="00A91F65">
        <w:rPr>
          <w:rFonts w:ascii="Tahoma" w:eastAsia="Times New Roman" w:hAnsi="Tahoma" w:cs="Tahoma"/>
          <w:color w:val="000000"/>
          <w:sz w:val="28"/>
          <w:szCs w:val="28"/>
        </w:rPr>
        <w:t>spe</w:t>
      </w:r>
      <w:r w:rsidRPr="00A91F65">
        <w:rPr>
          <w:rFonts w:ascii="Cambria Math" w:eastAsia="Times New Roman" w:hAnsi="Cambria Math" w:cs="Cambria Math"/>
          <w:color w:val="000000"/>
          <w:sz w:val="28"/>
          <w:szCs w:val="28"/>
        </w:rPr>
        <w:t>ʃ</w:t>
      </w:r>
      <w:r w:rsidRPr="00A91F65">
        <w:rPr>
          <w:rFonts w:ascii="Tahoma" w:eastAsia="Times New Roman" w:hAnsi="Tahoma" w:cs="Tahoma"/>
          <w:color w:val="000000"/>
          <w:sz w:val="28"/>
          <w:szCs w:val="28"/>
        </w:rPr>
        <w:t>i</w:t>
      </w:r>
      <w:r w:rsidRPr="00A91F65">
        <w:rPr>
          <w:rFonts w:ascii="Cambria Math" w:eastAsia="Times New Roman" w:hAnsi="Cambria Math" w:cs="Cambria Math"/>
          <w:color w:val="000000"/>
          <w:sz w:val="28"/>
          <w:szCs w:val="28"/>
        </w:rPr>
        <w:t>ˈ</w:t>
      </w:r>
      <w:r w:rsidRPr="00A91F65">
        <w:rPr>
          <w:rFonts w:ascii="Tahoma" w:eastAsia="Times New Roman" w:hAnsi="Tahoma" w:cs="Tahoma"/>
          <w:color w:val="000000"/>
          <w:sz w:val="28"/>
          <w:szCs w:val="28"/>
        </w:rPr>
        <w:t>æl</w:t>
      </w:r>
      <w:r w:rsidRPr="00A91F65">
        <w:rPr>
          <w:rFonts w:ascii="Cambria Math" w:eastAsia="Times New Roman" w:hAnsi="Cambria Math" w:cs="Cambria Math"/>
          <w:color w:val="000000"/>
          <w:sz w:val="28"/>
          <w:szCs w:val="28"/>
        </w:rPr>
        <w:t>ə</w:t>
      </w:r>
      <w:r w:rsidRPr="00A91F65">
        <w:rPr>
          <w:rFonts w:ascii="Tahoma" w:eastAsia="Times New Roman" w:hAnsi="Tahoma" w:cs="Tahoma"/>
          <w:color w:val="000000"/>
          <w:sz w:val="28"/>
          <w:szCs w:val="28"/>
        </w:rPr>
        <w:t>ti/: đặc sản</w:t>
      </w:r>
    </w:p>
    <w:p w:rsidR="009E1A62" w:rsidRPr="00A91F65" w:rsidRDefault="009E1A62" w:rsidP="008D1D00">
      <w:pPr>
        <w:spacing w:after="0" w:line="288" w:lineRule="auto"/>
        <w:rPr>
          <w:rFonts w:ascii="Tahoma" w:eastAsia="Times New Roman" w:hAnsi="Tahoma" w:cs="Tahoma"/>
          <w:color w:val="000000"/>
          <w:sz w:val="28"/>
          <w:szCs w:val="28"/>
        </w:rPr>
      </w:pPr>
      <w:r w:rsidRPr="00A91F65">
        <w:rPr>
          <w:rFonts w:ascii="Tahoma" w:eastAsia="Times New Roman" w:hAnsi="Tahoma" w:cs="Tahoma"/>
          <w:color w:val="000000"/>
          <w:sz w:val="28"/>
          <w:szCs w:val="28"/>
        </w:rPr>
        <w:t>22. stilt house (n) /st</w:t>
      </w:r>
      <w:r w:rsidRPr="00A91F65">
        <w:rPr>
          <w:rFonts w:ascii="Cambria Math" w:eastAsia="Times New Roman" w:hAnsi="Cambria Math" w:cs="Cambria Math"/>
          <w:color w:val="000000"/>
          <w:sz w:val="28"/>
          <w:szCs w:val="28"/>
        </w:rPr>
        <w:t>ɪ</w:t>
      </w:r>
      <w:r w:rsidRPr="00A91F65">
        <w:rPr>
          <w:rFonts w:ascii="Tahoma" w:eastAsia="Times New Roman" w:hAnsi="Tahoma" w:cs="Tahoma"/>
          <w:color w:val="000000"/>
          <w:sz w:val="28"/>
          <w:szCs w:val="28"/>
        </w:rPr>
        <w:t>lt ha</w:t>
      </w:r>
      <w:r w:rsidRPr="00A91F65">
        <w:rPr>
          <w:rFonts w:ascii="Cambria Math" w:eastAsia="Times New Roman" w:hAnsi="Cambria Math" w:cs="Cambria Math"/>
          <w:color w:val="000000"/>
          <w:sz w:val="28"/>
          <w:szCs w:val="28"/>
        </w:rPr>
        <w:t>ʊ</w:t>
      </w:r>
      <w:r w:rsidRPr="00A91F65">
        <w:rPr>
          <w:rFonts w:ascii="Tahoma" w:eastAsia="Times New Roman" w:hAnsi="Tahoma" w:cs="Tahoma"/>
          <w:color w:val="000000"/>
          <w:sz w:val="28"/>
          <w:szCs w:val="28"/>
        </w:rPr>
        <w:t>s/ nhà sàn</w:t>
      </w:r>
    </w:p>
    <w:p w:rsidR="009E1A62" w:rsidRPr="00A91F65" w:rsidRDefault="009E1A62" w:rsidP="008D1D00">
      <w:pPr>
        <w:spacing w:after="0" w:line="288" w:lineRule="auto"/>
        <w:rPr>
          <w:rFonts w:ascii="Tahoma" w:eastAsia="Times New Roman" w:hAnsi="Tahoma" w:cs="Tahoma"/>
          <w:color w:val="000000"/>
          <w:sz w:val="28"/>
          <w:szCs w:val="28"/>
        </w:rPr>
      </w:pPr>
      <w:r w:rsidRPr="00A91F65">
        <w:rPr>
          <w:rFonts w:ascii="Tahoma" w:eastAsia="Times New Roman" w:hAnsi="Tahoma" w:cs="Tahoma"/>
          <w:color w:val="000000"/>
          <w:sz w:val="28"/>
          <w:szCs w:val="28"/>
        </w:rPr>
        <w:t>23. terraced field (n) /</w:t>
      </w:r>
      <w:r w:rsidRPr="00A91F65">
        <w:rPr>
          <w:rFonts w:ascii="Cambria Math" w:eastAsia="Times New Roman" w:hAnsi="Cambria Math" w:cs="Cambria Math"/>
          <w:color w:val="000000"/>
          <w:sz w:val="28"/>
          <w:szCs w:val="28"/>
        </w:rPr>
        <w:t>ˈ</w:t>
      </w:r>
      <w:r w:rsidRPr="00A91F65">
        <w:rPr>
          <w:rFonts w:ascii="Tahoma" w:eastAsia="Times New Roman" w:hAnsi="Tahoma" w:cs="Tahoma"/>
          <w:color w:val="000000"/>
          <w:sz w:val="28"/>
          <w:szCs w:val="28"/>
        </w:rPr>
        <w:t>ter</w:t>
      </w:r>
      <w:r w:rsidRPr="00A91F65">
        <w:rPr>
          <w:rFonts w:ascii="Cambria Math" w:eastAsia="Times New Roman" w:hAnsi="Cambria Math" w:cs="Cambria Math"/>
          <w:color w:val="000000"/>
          <w:sz w:val="28"/>
          <w:szCs w:val="28"/>
        </w:rPr>
        <w:t>ə</w:t>
      </w:r>
      <w:r w:rsidRPr="00A91F65">
        <w:rPr>
          <w:rFonts w:ascii="Tahoma" w:eastAsia="Times New Roman" w:hAnsi="Tahoma" w:cs="Tahoma"/>
          <w:color w:val="000000"/>
          <w:sz w:val="28"/>
          <w:szCs w:val="28"/>
        </w:rPr>
        <w:t>st fi</w:t>
      </w:r>
      <w:r w:rsidRPr="00A91F65">
        <w:rPr>
          <w:rFonts w:ascii="Cambria Math" w:eastAsia="Times New Roman" w:hAnsi="Cambria Math" w:cs="Cambria Math"/>
          <w:color w:val="000000"/>
          <w:sz w:val="28"/>
          <w:szCs w:val="28"/>
        </w:rPr>
        <w:t>ː</w:t>
      </w:r>
      <w:r w:rsidRPr="00A91F65">
        <w:rPr>
          <w:rFonts w:ascii="Tahoma" w:eastAsia="Times New Roman" w:hAnsi="Tahoma" w:cs="Tahoma"/>
          <w:color w:val="000000"/>
          <w:sz w:val="28"/>
          <w:szCs w:val="28"/>
        </w:rPr>
        <w:t>ld/: ruộng bậc thang</w:t>
      </w:r>
    </w:p>
    <w:p w:rsidR="009E1A62" w:rsidRPr="00A91F65" w:rsidRDefault="009E1A62" w:rsidP="008D1D00">
      <w:pPr>
        <w:spacing w:after="0" w:line="288" w:lineRule="auto"/>
        <w:rPr>
          <w:rFonts w:ascii="Tahoma" w:eastAsia="Times New Roman" w:hAnsi="Tahoma" w:cs="Tahoma"/>
          <w:color w:val="000000"/>
          <w:sz w:val="28"/>
          <w:szCs w:val="28"/>
        </w:rPr>
      </w:pPr>
      <w:r w:rsidRPr="00A91F65">
        <w:rPr>
          <w:rFonts w:ascii="Tahoma" w:eastAsia="Times New Roman" w:hAnsi="Tahoma" w:cs="Tahoma"/>
          <w:color w:val="000000"/>
          <w:sz w:val="28"/>
          <w:szCs w:val="28"/>
        </w:rPr>
        <w:t>24. tradition (n) /tr</w:t>
      </w:r>
      <w:r w:rsidRPr="00A91F65">
        <w:rPr>
          <w:rFonts w:ascii="Cambria Math" w:eastAsia="Times New Roman" w:hAnsi="Cambria Math" w:cs="Cambria Math"/>
          <w:color w:val="000000"/>
          <w:sz w:val="28"/>
          <w:szCs w:val="28"/>
        </w:rPr>
        <w:t>əˈ</w:t>
      </w:r>
      <w:r w:rsidRPr="00A91F65">
        <w:rPr>
          <w:rFonts w:ascii="Tahoma" w:eastAsia="Times New Roman" w:hAnsi="Tahoma" w:cs="Tahoma"/>
          <w:color w:val="000000"/>
          <w:sz w:val="28"/>
          <w:szCs w:val="28"/>
        </w:rPr>
        <w:t>d</w:t>
      </w:r>
      <w:r w:rsidRPr="00A91F65">
        <w:rPr>
          <w:rFonts w:ascii="Cambria Math" w:eastAsia="Times New Roman" w:hAnsi="Cambria Math" w:cs="Cambria Math"/>
          <w:color w:val="000000"/>
          <w:sz w:val="28"/>
          <w:szCs w:val="28"/>
        </w:rPr>
        <w:t>ɪʃ</w:t>
      </w:r>
      <w:r w:rsidRPr="00A91F65">
        <w:rPr>
          <w:rFonts w:ascii="Tahoma" w:eastAsia="Times New Roman" w:hAnsi="Tahoma" w:cs="Tahoma"/>
          <w:color w:val="000000"/>
          <w:sz w:val="28"/>
          <w:szCs w:val="28"/>
        </w:rPr>
        <w:t>n/: truyền thống</w:t>
      </w:r>
    </w:p>
    <w:p w:rsidR="009E1A62" w:rsidRPr="00A91F65" w:rsidRDefault="009E1A62" w:rsidP="008D1D00">
      <w:pPr>
        <w:spacing w:after="0" w:line="288" w:lineRule="auto"/>
        <w:rPr>
          <w:rFonts w:ascii="Tahoma" w:eastAsia="Times New Roman" w:hAnsi="Tahoma" w:cs="Tahoma"/>
          <w:color w:val="000000"/>
          <w:sz w:val="28"/>
          <w:szCs w:val="28"/>
        </w:rPr>
      </w:pPr>
      <w:r w:rsidRPr="00A91F65">
        <w:rPr>
          <w:rFonts w:ascii="Tahoma" w:eastAsia="Times New Roman" w:hAnsi="Tahoma" w:cs="Tahoma"/>
          <w:color w:val="000000"/>
          <w:sz w:val="28"/>
          <w:szCs w:val="28"/>
        </w:rPr>
        <w:t>25. unique (adj) /ju</w:t>
      </w:r>
      <w:r w:rsidRPr="00A91F65">
        <w:rPr>
          <w:rFonts w:ascii="Cambria Math" w:eastAsia="Times New Roman" w:hAnsi="Cambria Math" w:cs="Cambria Math"/>
          <w:color w:val="000000"/>
          <w:sz w:val="28"/>
          <w:szCs w:val="28"/>
        </w:rPr>
        <w:t>ˈ</w:t>
      </w:r>
      <w:r w:rsidRPr="00A91F65">
        <w:rPr>
          <w:rFonts w:ascii="Tahoma" w:eastAsia="Times New Roman" w:hAnsi="Tahoma" w:cs="Tahoma"/>
          <w:color w:val="000000"/>
          <w:sz w:val="28"/>
          <w:szCs w:val="28"/>
        </w:rPr>
        <w:t>ni</w:t>
      </w:r>
      <w:r w:rsidRPr="00A91F65">
        <w:rPr>
          <w:rFonts w:ascii="Cambria Math" w:eastAsia="Times New Roman" w:hAnsi="Cambria Math" w:cs="Cambria Math"/>
          <w:color w:val="000000"/>
          <w:sz w:val="28"/>
          <w:szCs w:val="28"/>
        </w:rPr>
        <w:t>ː</w:t>
      </w:r>
      <w:r w:rsidRPr="00A91F65">
        <w:rPr>
          <w:rFonts w:ascii="Tahoma" w:eastAsia="Times New Roman" w:hAnsi="Tahoma" w:cs="Tahoma"/>
          <w:color w:val="000000"/>
          <w:sz w:val="28"/>
          <w:szCs w:val="28"/>
        </w:rPr>
        <w:t>k/: độc nhất, độc đáo</w:t>
      </w:r>
    </w:p>
    <w:p w:rsidR="009E1A62" w:rsidRPr="00A91F65" w:rsidRDefault="009E1A62" w:rsidP="008D1D00">
      <w:pPr>
        <w:spacing w:after="0" w:line="288" w:lineRule="auto"/>
        <w:rPr>
          <w:ins w:id="0" w:author="Unknown"/>
          <w:rFonts w:ascii="Tahoma" w:eastAsia="Times New Roman" w:hAnsi="Tahoma" w:cs="Tahoma"/>
          <w:color w:val="000000"/>
          <w:sz w:val="28"/>
          <w:szCs w:val="28"/>
        </w:rPr>
      </w:pPr>
      <w:r w:rsidRPr="00A91F65">
        <w:rPr>
          <w:rFonts w:ascii="Tahoma" w:eastAsia="Times New Roman" w:hAnsi="Tahoma" w:cs="Tahoma"/>
          <w:color w:val="000000"/>
          <w:sz w:val="28"/>
          <w:szCs w:val="28"/>
        </w:rPr>
        <w:t>26. waterwheel (n) /</w:t>
      </w:r>
      <w:r w:rsidRPr="00A91F65">
        <w:rPr>
          <w:rFonts w:ascii="Cambria Math" w:eastAsia="Times New Roman" w:hAnsi="Cambria Math" w:cs="Cambria Math"/>
          <w:color w:val="000000"/>
          <w:sz w:val="28"/>
          <w:szCs w:val="28"/>
        </w:rPr>
        <w:t>ˈ</w:t>
      </w:r>
      <w:r w:rsidRPr="00A91F65">
        <w:rPr>
          <w:rFonts w:ascii="Tahoma" w:eastAsia="Times New Roman" w:hAnsi="Tahoma" w:cs="Tahoma"/>
          <w:color w:val="000000"/>
          <w:sz w:val="28"/>
          <w:szCs w:val="28"/>
        </w:rPr>
        <w:t>w</w:t>
      </w:r>
      <w:r w:rsidRPr="00A91F65">
        <w:rPr>
          <w:rFonts w:ascii="Cambria Math" w:eastAsia="Times New Roman" w:hAnsi="Cambria Math" w:cs="Cambria Math"/>
          <w:color w:val="000000"/>
          <w:sz w:val="28"/>
          <w:szCs w:val="28"/>
        </w:rPr>
        <w:t>ɔː</w:t>
      </w:r>
      <w:r w:rsidRPr="00A91F65">
        <w:rPr>
          <w:rFonts w:ascii="Tahoma" w:eastAsia="Times New Roman" w:hAnsi="Tahoma" w:cs="Tahoma"/>
          <w:color w:val="000000"/>
          <w:sz w:val="28"/>
          <w:szCs w:val="28"/>
        </w:rPr>
        <w:t>t</w:t>
      </w:r>
      <w:r w:rsidRPr="00A91F65">
        <w:rPr>
          <w:rFonts w:ascii="Cambria Math" w:eastAsia="Times New Roman" w:hAnsi="Cambria Math" w:cs="Cambria Math"/>
          <w:color w:val="000000"/>
          <w:sz w:val="28"/>
          <w:szCs w:val="28"/>
        </w:rPr>
        <w:t>ə</w:t>
      </w:r>
      <w:r w:rsidRPr="00A91F65">
        <w:rPr>
          <w:rFonts w:ascii="Tahoma" w:eastAsia="Times New Roman" w:hAnsi="Tahoma" w:cs="Tahoma"/>
          <w:color w:val="000000"/>
          <w:sz w:val="28"/>
          <w:szCs w:val="28"/>
        </w:rPr>
        <w:t>wi</w:t>
      </w:r>
      <w:r w:rsidRPr="00A91F65">
        <w:rPr>
          <w:rFonts w:ascii="Cambria Math" w:eastAsia="Times New Roman" w:hAnsi="Cambria Math" w:cs="Cambria Math"/>
          <w:color w:val="000000"/>
          <w:sz w:val="28"/>
          <w:szCs w:val="28"/>
        </w:rPr>
        <w:t>ː</w:t>
      </w:r>
      <w:r w:rsidRPr="00A91F65">
        <w:rPr>
          <w:rFonts w:ascii="Tahoma" w:eastAsia="Times New Roman" w:hAnsi="Tahoma" w:cs="Tahoma"/>
          <w:color w:val="000000"/>
          <w:sz w:val="28"/>
          <w:szCs w:val="28"/>
        </w:rPr>
        <w:t>l/: cối xay nước</w:t>
      </w:r>
    </w:p>
    <w:p w:rsidR="009E1A62" w:rsidRPr="00A91F65" w:rsidRDefault="009E1A62" w:rsidP="008D1D00">
      <w:pPr>
        <w:pStyle w:val="ListParagraph"/>
        <w:spacing w:after="0" w:line="288" w:lineRule="auto"/>
        <w:ind w:left="567" w:hanging="567"/>
        <w:rPr>
          <w:rFonts w:eastAsia="Malgun Gothic"/>
          <w:b/>
          <w:sz w:val="28"/>
          <w:szCs w:val="28"/>
        </w:rPr>
      </w:pPr>
    </w:p>
    <w:p w:rsidR="009E1A62" w:rsidRPr="00A91F65" w:rsidRDefault="009E1A62" w:rsidP="008D1D00">
      <w:pPr>
        <w:pStyle w:val="ListParagraph"/>
        <w:spacing w:after="0" w:line="288" w:lineRule="auto"/>
        <w:ind w:left="567" w:hanging="567"/>
        <w:rPr>
          <w:rFonts w:eastAsia="Malgun Gothic"/>
          <w:b/>
          <w:color w:val="FF0000"/>
          <w:sz w:val="28"/>
          <w:szCs w:val="28"/>
        </w:rPr>
      </w:pPr>
      <w:r w:rsidRPr="00A91F65">
        <w:rPr>
          <w:rFonts w:eastAsia="Malgun Gothic"/>
          <w:b/>
          <w:color w:val="FF0000"/>
          <w:sz w:val="28"/>
          <w:szCs w:val="28"/>
        </w:rPr>
        <w:t>B. NGỮ PHÁP:</w:t>
      </w:r>
    </w:p>
    <w:p w:rsidR="009E1A62" w:rsidRPr="00A91F65" w:rsidRDefault="009E1A62" w:rsidP="008D1D00">
      <w:pPr>
        <w:spacing w:after="0" w:line="288" w:lineRule="auto"/>
        <w:rPr>
          <w:rFonts w:eastAsia="Times New Roman"/>
          <w:sz w:val="28"/>
          <w:szCs w:val="28"/>
        </w:rPr>
      </w:pPr>
      <w:r w:rsidRPr="00A91F65">
        <w:rPr>
          <w:rFonts w:eastAsia="Times New Roman"/>
          <w:b/>
          <w:bCs/>
          <w:sz w:val="28"/>
          <w:szCs w:val="28"/>
        </w:rPr>
        <w:t>I. Wh- QUESTION WORDS</w:t>
      </w:r>
      <w:r w:rsidRPr="00A91F65">
        <w:rPr>
          <w:rFonts w:eastAsia="Times New Roman"/>
          <w:sz w:val="28"/>
          <w:szCs w:val="28"/>
        </w:rPr>
        <w:t xml:space="preserve"> </w:t>
      </w:r>
      <w:r w:rsidRPr="00A91F65">
        <w:rPr>
          <w:rFonts w:eastAsia="Times New Roman"/>
          <w:i/>
          <w:iCs/>
          <w:sz w:val="28"/>
          <w:szCs w:val="28"/>
        </w:rPr>
        <w:t>(CÁC TỪ ĐỂ HỎI)</w:t>
      </w:r>
    </w:p>
    <w:p w:rsidR="009E1A62" w:rsidRPr="00A91F65" w:rsidRDefault="009E1A62" w:rsidP="008D1D00">
      <w:pPr>
        <w:spacing w:after="0" w:line="288" w:lineRule="auto"/>
        <w:rPr>
          <w:rFonts w:eastAsia="Times New Roman"/>
          <w:sz w:val="28"/>
          <w:szCs w:val="28"/>
        </w:rPr>
      </w:pPr>
      <w:r w:rsidRPr="00A91F65">
        <w:rPr>
          <w:rFonts w:eastAsia="Times New Roman"/>
          <w:b/>
          <w:bCs/>
          <w:sz w:val="28"/>
          <w:szCs w:val="28"/>
        </w:rPr>
        <w:t>1. Câu hỏi "WH":</w:t>
      </w:r>
      <w:r w:rsidRPr="00A91F65">
        <w:rPr>
          <w:rFonts w:eastAsia="Times New Roman"/>
          <w:sz w:val="28"/>
          <w:szCs w:val="28"/>
        </w:rPr>
        <w:br/>
        <w:t>Là câu hỏi khi trả lời ta không thể trả lời có hoặc không, hoặc cái này hoặc cái kia như câu trả lời yes/no mà phải trả lời đúng theo yêu cầu của từ để hỏi.</w:t>
      </w:r>
      <w:r w:rsidRPr="00A91F65">
        <w:rPr>
          <w:rFonts w:eastAsia="Times New Roman"/>
          <w:sz w:val="28"/>
          <w:szCs w:val="28"/>
        </w:rPr>
        <w:br/>
      </w:r>
      <w:r w:rsidRPr="00A91F65">
        <w:rPr>
          <w:rFonts w:eastAsia="Times New Roman"/>
          <w:b/>
          <w:bCs/>
          <w:sz w:val="28"/>
          <w:szCs w:val="28"/>
        </w:rPr>
        <w:t>2. Ý nghĩa của các từ để hỏi</w:t>
      </w:r>
      <w:r w:rsidRPr="00A91F65">
        <w:rPr>
          <w:rFonts w:eastAsia="Times New Roman"/>
          <w:sz w:val="28"/>
          <w:szCs w:val="28"/>
        </w:rPr>
        <w:br/>
      </w:r>
      <w:r w:rsidRPr="00A91F65">
        <w:rPr>
          <w:rFonts w:eastAsia="Times New Roman"/>
          <w:b/>
          <w:bCs/>
          <w:sz w:val="28"/>
          <w:szCs w:val="28"/>
        </w:rPr>
        <w:t>- Who</w:t>
      </w:r>
      <w:r w:rsidRPr="00A91F65">
        <w:rPr>
          <w:rFonts w:eastAsia="Times New Roman"/>
          <w:sz w:val="28"/>
          <w:szCs w:val="28"/>
        </w:rPr>
        <w:t> </w:t>
      </w:r>
      <w:r w:rsidRPr="00A91F65">
        <w:rPr>
          <w:rFonts w:eastAsia="Times New Roman"/>
          <w:i/>
          <w:iCs/>
          <w:sz w:val="28"/>
          <w:szCs w:val="28"/>
        </w:rPr>
        <w:t>(ai)</w:t>
      </w:r>
      <w:r w:rsidRPr="00A91F65">
        <w:rPr>
          <w:rFonts w:eastAsia="Times New Roman"/>
          <w:sz w:val="28"/>
          <w:szCs w:val="28"/>
        </w:rPr>
        <w:t> dùng để hỏi về người</w:t>
      </w:r>
      <w:r w:rsidRPr="00A91F65">
        <w:rPr>
          <w:rFonts w:eastAsia="Times New Roman"/>
          <w:sz w:val="28"/>
          <w:szCs w:val="28"/>
        </w:rPr>
        <w:br/>
        <w:t>Ví dụ:</w:t>
      </w:r>
      <w:r w:rsidRPr="00A91F65">
        <w:rPr>
          <w:rFonts w:eastAsia="Times New Roman"/>
          <w:sz w:val="28"/>
          <w:szCs w:val="28"/>
        </w:rPr>
        <w:br/>
        <w:t>           Who is the MC of this TV programme? </w:t>
      </w:r>
      <w:r w:rsidRPr="00A91F65">
        <w:rPr>
          <w:rFonts w:eastAsia="Times New Roman"/>
          <w:i/>
          <w:iCs/>
          <w:sz w:val="28"/>
          <w:szCs w:val="28"/>
        </w:rPr>
        <w:t>(Ai là người dẫn chương trình truyền hình này?)</w:t>
      </w:r>
      <w:r w:rsidRPr="00A91F65">
        <w:rPr>
          <w:rFonts w:eastAsia="Times New Roman"/>
          <w:sz w:val="28"/>
          <w:szCs w:val="28"/>
        </w:rPr>
        <w:br/>
      </w:r>
      <w:r w:rsidRPr="00A91F65">
        <w:rPr>
          <w:rFonts w:eastAsia="Times New Roman"/>
          <w:b/>
          <w:bCs/>
          <w:sz w:val="28"/>
          <w:szCs w:val="28"/>
        </w:rPr>
        <w:t>- What</w:t>
      </w:r>
      <w:r w:rsidRPr="00A91F65">
        <w:rPr>
          <w:rFonts w:eastAsia="Times New Roman"/>
          <w:sz w:val="28"/>
          <w:szCs w:val="28"/>
        </w:rPr>
        <w:t> </w:t>
      </w:r>
      <w:r w:rsidRPr="00A91F65">
        <w:rPr>
          <w:rFonts w:eastAsia="Times New Roman"/>
          <w:i/>
          <w:iCs/>
          <w:sz w:val="28"/>
          <w:szCs w:val="28"/>
        </w:rPr>
        <w:t>(cái gì)</w:t>
      </w:r>
      <w:r w:rsidRPr="00A91F65">
        <w:rPr>
          <w:rFonts w:eastAsia="Times New Roman"/>
          <w:sz w:val="28"/>
          <w:szCs w:val="28"/>
        </w:rPr>
        <w:t> dùng để hỏi về sự vật, sự việc</w:t>
      </w:r>
      <w:r w:rsidRPr="00A91F65">
        <w:rPr>
          <w:rFonts w:eastAsia="Times New Roman"/>
          <w:sz w:val="28"/>
          <w:szCs w:val="28"/>
        </w:rPr>
        <w:br/>
        <w:t>Ví dụ:</w:t>
      </w:r>
      <w:r w:rsidRPr="00A91F65">
        <w:rPr>
          <w:rFonts w:eastAsia="Times New Roman"/>
          <w:sz w:val="28"/>
          <w:szCs w:val="28"/>
        </w:rPr>
        <w:br/>
        <w:t>          What is your favourite programme? </w:t>
      </w:r>
      <w:r w:rsidRPr="00A91F65">
        <w:rPr>
          <w:rFonts w:eastAsia="Times New Roman"/>
          <w:i/>
          <w:iCs/>
          <w:sz w:val="28"/>
          <w:szCs w:val="28"/>
        </w:rPr>
        <w:t>(Chương trình nào bạn thích?)</w:t>
      </w:r>
      <w:r w:rsidRPr="00A91F65">
        <w:rPr>
          <w:rFonts w:eastAsia="Times New Roman"/>
          <w:sz w:val="28"/>
          <w:szCs w:val="28"/>
        </w:rPr>
        <w:br/>
      </w:r>
      <w:r w:rsidRPr="00A91F65">
        <w:rPr>
          <w:rFonts w:eastAsia="Times New Roman"/>
          <w:b/>
          <w:bCs/>
          <w:sz w:val="28"/>
          <w:szCs w:val="28"/>
        </w:rPr>
        <w:t>- When</w:t>
      </w:r>
      <w:r w:rsidRPr="00A91F65">
        <w:rPr>
          <w:rFonts w:eastAsia="Times New Roman"/>
          <w:sz w:val="28"/>
          <w:szCs w:val="28"/>
        </w:rPr>
        <w:t> </w:t>
      </w:r>
      <w:r w:rsidRPr="00A91F65">
        <w:rPr>
          <w:rFonts w:eastAsia="Times New Roman"/>
          <w:i/>
          <w:iCs/>
          <w:sz w:val="28"/>
          <w:szCs w:val="28"/>
        </w:rPr>
        <w:t>(khi nào)</w:t>
      </w:r>
      <w:r w:rsidRPr="00A91F65">
        <w:rPr>
          <w:rFonts w:eastAsia="Times New Roman"/>
          <w:sz w:val="28"/>
          <w:szCs w:val="28"/>
        </w:rPr>
        <w:t> dùng để hỏi về thời gian</w:t>
      </w:r>
      <w:r w:rsidRPr="00A91F65">
        <w:rPr>
          <w:rFonts w:eastAsia="Times New Roman"/>
          <w:sz w:val="28"/>
          <w:szCs w:val="28"/>
        </w:rPr>
        <w:br/>
        <w:t>Ví dụ:</w:t>
      </w:r>
      <w:r w:rsidRPr="00A91F65">
        <w:rPr>
          <w:rFonts w:eastAsia="Times New Roman"/>
          <w:sz w:val="28"/>
          <w:szCs w:val="28"/>
        </w:rPr>
        <w:br/>
        <w:t>         When does the film start? </w:t>
      </w:r>
      <w:r w:rsidRPr="00A91F65">
        <w:rPr>
          <w:rFonts w:eastAsia="Times New Roman"/>
          <w:i/>
          <w:iCs/>
          <w:sz w:val="28"/>
          <w:szCs w:val="28"/>
        </w:rPr>
        <w:t>(Khi nào bộ phim bắt đầu?)</w:t>
      </w:r>
      <w:r w:rsidRPr="00A91F65">
        <w:rPr>
          <w:rFonts w:eastAsia="Times New Roman"/>
          <w:sz w:val="28"/>
          <w:szCs w:val="28"/>
        </w:rPr>
        <w:br/>
      </w:r>
      <w:r w:rsidRPr="00A91F65">
        <w:rPr>
          <w:rFonts w:eastAsia="Times New Roman"/>
          <w:b/>
          <w:bCs/>
          <w:sz w:val="28"/>
          <w:szCs w:val="28"/>
        </w:rPr>
        <w:t>- Where</w:t>
      </w:r>
      <w:r w:rsidRPr="00A91F65">
        <w:rPr>
          <w:rFonts w:eastAsia="Times New Roman"/>
          <w:sz w:val="28"/>
          <w:szCs w:val="28"/>
        </w:rPr>
        <w:t> </w:t>
      </w:r>
      <w:r w:rsidRPr="00A91F65">
        <w:rPr>
          <w:rFonts w:eastAsia="Times New Roman"/>
          <w:i/>
          <w:iCs/>
          <w:sz w:val="28"/>
          <w:szCs w:val="28"/>
        </w:rPr>
        <w:t>(ở đâu)</w:t>
      </w:r>
      <w:r w:rsidRPr="00A91F65">
        <w:rPr>
          <w:rFonts w:eastAsia="Times New Roman"/>
          <w:sz w:val="28"/>
          <w:szCs w:val="28"/>
        </w:rPr>
        <w:t> dùng để hỏi về địa điểm, nơi chốn</w:t>
      </w:r>
      <w:r w:rsidRPr="00A91F65">
        <w:rPr>
          <w:rFonts w:eastAsia="Times New Roman"/>
          <w:sz w:val="28"/>
          <w:szCs w:val="28"/>
        </w:rPr>
        <w:br/>
        <w:t>Ví dụ:</w:t>
      </w:r>
      <w:r w:rsidRPr="00A91F65">
        <w:rPr>
          <w:rFonts w:eastAsia="Times New Roman"/>
          <w:sz w:val="28"/>
          <w:szCs w:val="28"/>
        </w:rPr>
        <w:br/>
        <w:t>        Where is my book?</w:t>
      </w:r>
      <w:r w:rsidRPr="00A91F65">
        <w:rPr>
          <w:rFonts w:eastAsia="Times New Roman"/>
          <w:i/>
          <w:iCs/>
          <w:sz w:val="28"/>
          <w:szCs w:val="28"/>
        </w:rPr>
        <w:t> (Quyển sách của tớ đâu?)</w:t>
      </w:r>
      <w:r w:rsidRPr="00A91F65">
        <w:rPr>
          <w:rFonts w:eastAsia="Times New Roman"/>
          <w:sz w:val="28"/>
          <w:szCs w:val="28"/>
        </w:rPr>
        <w:br/>
      </w:r>
      <w:r w:rsidRPr="00A91F65">
        <w:rPr>
          <w:rFonts w:eastAsia="Times New Roman"/>
          <w:b/>
          <w:bCs/>
          <w:sz w:val="28"/>
          <w:szCs w:val="28"/>
        </w:rPr>
        <w:t>- Why</w:t>
      </w:r>
      <w:r w:rsidRPr="00A91F65">
        <w:rPr>
          <w:rFonts w:eastAsia="Times New Roman"/>
          <w:sz w:val="28"/>
          <w:szCs w:val="28"/>
        </w:rPr>
        <w:t> </w:t>
      </w:r>
      <w:r w:rsidRPr="00A91F65">
        <w:rPr>
          <w:rFonts w:eastAsia="Times New Roman"/>
          <w:i/>
          <w:iCs/>
          <w:sz w:val="28"/>
          <w:szCs w:val="28"/>
        </w:rPr>
        <w:t>(tại sao) </w:t>
      </w:r>
      <w:r w:rsidRPr="00A91F65">
        <w:rPr>
          <w:rFonts w:eastAsia="Times New Roman"/>
          <w:sz w:val="28"/>
          <w:szCs w:val="28"/>
        </w:rPr>
        <w:t>dùng để hỏi về nguyên nhân và mục đích.</w:t>
      </w:r>
      <w:r w:rsidRPr="00A91F65">
        <w:rPr>
          <w:rFonts w:eastAsia="Times New Roman"/>
          <w:sz w:val="28"/>
          <w:szCs w:val="28"/>
        </w:rPr>
        <w:br/>
        <w:t>Ví dụ:</w:t>
      </w:r>
      <w:r w:rsidRPr="00A91F65">
        <w:rPr>
          <w:rFonts w:eastAsia="Times New Roman"/>
          <w:sz w:val="28"/>
          <w:szCs w:val="28"/>
        </w:rPr>
        <w:br/>
        <w:t>         Why do you like Tao Quan programme?</w:t>
      </w:r>
      <w:r w:rsidRPr="00A91F65">
        <w:rPr>
          <w:rFonts w:eastAsia="Times New Roman"/>
          <w:i/>
          <w:iCs/>
          <w:sz w:val="28"/>
          <w:szCs w:val="28"/>
        </w:rPr>
        <w:t> (Tại sao bạn thích chương trình Táo Quân?)</w:t>
      </w:r>
      <w:r w:rsidRPr="00A91F65">
        <w:rPr>
          <w:rFonts w:eastAsia="Times New Roman"/>
          <w:sz w:val="28"/>
          <w:szCs w:val="28"/>
        </w:rPr>
        <w:br/>
      </w:r>
      <w:r w:rsidRPr="00A91F65">
        <w:rPr>
          <w:rFonts w:eastAsia="Times New Roman"/>
          <w:b/>
          <w:bCs/>
          <w:sz w:val="28"/>
          <w:szCs w:val="28"/>
        </w:rPr>
        <w:t>- How</w:t>
      </w:r>
      <w:r w:rsidRPr="00A91F65">
        <w:rPr>
          <w:rFonts w:eastAsia="Times New Roman"/>
          <w:sz w:val="28"/>
          <w:szCs w:val="28"/>
        </w:rPr>
        <w:t> </w:t>
      </w:r>
      <w:r w:rsidRPr="00A91F65">
        <w:rPr>
          <w:rFonts w:eastAsia="Times New Roman"/>
          <w:i/>
          <w:iCs/>
          <w:sz w:val="28"/>
          <w:szCs w:val="28"/>
        </w:rPr>
        <w:t>(như thế nào, bằng cách nào) </w:t>
      </w:r>
      <w:r w:rsidRPr="00A91F65">
        <w:rPr>
          <w:rFonts w:eastAsia="Times New Roman"/>
          <w:sz w:val="28"/>
          <w:szCs w:val="28"/>
        </w:rPr>
        <w:t>dùng để hỏi về cách thức, điều kiện và chất lượng.</w:t>
      </w:r>
      <w:r w:rsidRPr="00A91F65">
        <w:rPr>
          <w:rFonts w:eastAsia="Times New Roman"/>
          <w:sz w:val="28"/>
          <w:szCs w:val="28"/>
        </w:rPr>
        <w:br/>
        <w:t>Ví dụ:</w:t>
      </w:r>
      <w:r w:rsidRPr="00A91F65">
        <w:rPr>
          <w:rFonts w:eastAsia="Times New Roman"/>
          <w:sz w:val="28"/>
          <w:szCs w:val="28"/>
        </w:rPr>
        <w:br/>
        <w:t>          How is the game show?</w:t>
      </w:r>
      <w:r w:rsidRPr="00A91F65">
        <w:rPr>
          <w:rFonts w:eastAsia="Times New Roman"/>
          <w:i/>
          <w:iCs/>
          <w:sz w:val="28"/>
          <w:szCs w:val="28"/>
        </w:rPr>
        <w:t> (Trò chơi này thế nào?)</w:t>
      </w:r>
      <w:r w:rsidRPr="00A91F65">
        <w:rPr>
          <w:rFonts w:eastAsia="Times New Roman"/>
          <w:sz w:val="28"/>
          <w:szCs w:val="28"/>
        </w:rPr>
        <w:br/>
        <w:t>* Trong đó từ để hỏi “how” có thể kết hợp với 1 tính từ để tạo thành các câu hỏi như:</w:t>
      </w:r>
      <w:r w:rsidRPr="00A91F65">
        <w:rPr>
          <w:rFonts w:eastAsia="Times New Roman"/>
          <w:sz w:val="28"/>
          <w:szCs w:val="28"/>
        </w:rPr>
        <w:br/>
      </w:r>
      <w:r w:rsidRPr="00A91F65">
        <w:rPr>
          <w:rFonts w:eastAsia="Times New Roman"/>
          <w:b/>
          <w:bCs/>
          <w:sz w:val="28"/>
          <w:szCs w:val="28"/>
        </w:rPr>
        <w:t>- How long</w:t>
      </w:r>
      <w:r w:rsidRPr="00A91F65">
        <w:rPr>
          <w:rFonts w:eastAsia="Times New Roman"/>
          <w:sz w:val="28"/>
          <w:szCs w:val="28"/>
        </w:rPr>
        <w:t> </w:t>
      </w:r>
      <w:r w:rsidRPr="00A91F65">
        <w:rPr>
          <w:rFonts w:eastAsia="Times New Roman"/>
          <w:i/>
          <w:iCs/>
          <w:sz w:val="28"/>
          <w:szCs w:val="28"/>
        </w:rPr>
        <w:t>(dài bao nhiêu, bao lâu)</w:t>
      </w:r>
      <w:r w:rsidRPr="00A91F65">
        <w:rPr>
          <w:rFonts w:eastAsia="Times New Roman"/>
          <w:sz w:val="28"/>
          <w:szCs w:val="28"/>
        </w:rPr>
        <w:t> dùng để hỏi về độ dài của sự vật, hoặc khoảng thời gian.</w:t>
      </w:r>
      <w:r w:rsidRPr="00A91F65">
        <w:rPr>
          <w:rFonts w:eastAsia="Times New Roman"/>
          <w:sz w:val="28"/>
          <w:szCs w:val="28"/>
        </w:rPr>
        <w:br/>
        <w:t>Ví dụ:</w:t>
      </w:r>
      <w:r w:rsidRPr="00A91F65">
        <w:rPr>
          <w:rFonts w:eastAsia="Times New Roman"/>
          <w:sz w:val="28"/>
          <w:szCs w:val="28"/>
        </w:rPr>
        <w:br/>
        <w:t>          How long does this film last?</w:t>
      </w:r>
      <w:r w:rsidRPr="00A91F65">
        <w:rPr>
          <w:rFonts w:eastAsia="Times New Roman"/>
          <w:i/>
          <w:iCs/>
          <w:sz w:val="28"/>
          <w:szCs w:val="28"/>
        </w:rPr>
        <w:t> (Bộ phim này kéo dài bao lâu?)</w:t>
      </w:r>
      <w:r w:rsidRPr="00A91F65">
        <w:rPr>
          <w:rFonts w:eastAsia="Times New Roman"/>
          <w:sz w:val="28"/>
          <w:szCs w:val="28"/>
        </w:rPr>
        <w:br/>
      </w:r>
      <w:r w:rsidRPr="00A91F65">
        <w:rPr>
          <w:rFonts w:eastAsia="Times New Roman"/>
          <w:b/>
          <w:bCs/>
          <w:sz w:val="28"/>
          <w:szCs w:val="28"/>
        </w:rPr>
        <w:t>- How much/ many</w:t>
      </w:r>
      <w:r w:rsidRPr="00A91F65">
        <w:rPr>
          <w:rFonts w:eastAsia="Times New Roman"/>
          <w:sz w:val="28"/>
          <w:szCs w:val="28"/>
        </w:rPr>
        <w:t> </w:t>
      </w:r>
      <w:r w:rsidRPr="00A91F65">
        <w:rPr>
          <w:rFonts w:eastAsia="Times New Roman"/>
          <w:i/>
          <w:iCs/>
          <w:sz w:val="28"/>
          <w:szCs w:val="28"/>
        </w:rPr>
        <w:t>(bao nhiêu)</w:t>
      </w:r>
      <w:r w:rsidRPr="00A91F65">
        <w:rPr>
          <w:rFonts w:eastAsia="Times New Roman"/>
          <w:sz w:val="28"/>
          <w:szCs w:val="28"/>
        </w:rPr>
        <w:t> dùng để hỏi về số lượng.</w:t>
      </w:r>
      <w:r w:rsidRPr="00A91F65">
        <w:rPr>
          <w:rFonts w:eastAsia="Times New Roman"/>
          <w:sz w:val="28"/>
          <w:szCs w:val="28"/>
        </w:rPr>
        <w:br/>
        <w:t>Ví dụ:</w:t>
      </w:r>
      <w:r w:rsidRPr="00A91F65">
        <w:rPr>
          <w:rFonts w:eastAsia="Times New Roman"/>
          <w:sz w:val="28"/>
          <w:szCs w:val="28"/>
        </w:rPr>
        <w:br/>
        <w:t>         How many hours a day do you watch television? </w:t>
      </w:r>
      <w:r w:rsidRPr="00A91F65">
        <w:rPr>
          <w:rFonts w:eastAsia="Times New Roman"/>
          <w:i/>
          <w:iCs/>
          <w:sz w:val="28"/>
          <w:szCs w:val="28"/>
        </w:rPr>
        <w:t>(Một ngày bạn xem ti vi bao nhiêu tiếng?)</w:t>
      </w:r>
      <w:r w:rsidRPr="00A91F65">
        <w:rPr>
          <w:rFonts w:eastAsia="Times New Roman"/>
          <w:sz w:val="28"/>
          <w:szCs w:val="28"/>
        </w:rPr>
        <w:br/>
      </w:r>
      <w:r w:rsidRPr="00A91F65">
        <w:rPr>
          <w:rFonts w:eastAsia="Times New Roman"/>
          <w:b/>
          <w:bCs/>
          <w:sz w:val="28"/>
          <w:szCs w:val="28"/>
        </w:rPr>
        <w:t>- How often</w:t>
      </w:r>
      <w:r w:rsidRPr="00A91F65">
        <w:rPr>
          <w:rFonts w:eastAsia="Times New Roman"/>
          <w:sz w:val="28"/>
          <w:szCs w:val="28"/>
        </w:rPr>
        <w:t> </w:t>
      </w:r>
      <w:r w:rsidRPr="00A91F65">
        <w:rPr>
          <w:rFonts w:eastAsia="Times New Roman"/>
          <w:i/>
          <w:iCs/>
          <w:sz w:val="28"/>
          <w:szCs w:val="28"/>
        </w:rPr>
        <w:t>(bao nhiêu lâu làm 1 lần, có thường xuyên không)</w:t>
      </w:r>
      <w:r w:rsidRPr="00A91F65">
        <w:rPr>
          <w:rFonts w:eastAsia="Times New Roman"/>
          <w:sz w:val="28"/>
          <w:szCs w:val="28"/>
        </w:rPr>
        <w:t> dùng để hỏi về số lần lặp lại hay xuyên của một mức độ thường hành động hay sự việc.</w:t>
      </w:r>
      <w:r w:rsidRPr="00A91F65">
        <w:rPr>
          <w:rFonts w:eastAsia="Times New Roman"/>
          <w:sz w:val="28"/>
          <w:szCs w:val="28"/>
        </w:rPr>
        <w:br/>
        <w:t>Ví dụ:</w:t>
      </w:r>
      <w:r w:rsidRPr="00A91F65">
        <w:rPr>
          <w:rFonts w:eastAsia="Times New Roman"/>
          <w:sz w:val="28"/>
          <w:szCs w:val="28"/>
        </w:rPr>
        <w:br/>
        <w:t>         How often do you watch the documentary?</w:t>
      </w:r>
      <w:r w:rsidRPr="00A91F65">
        <w:rPr>
          <w:rFonts w:eastAsia="Times New Roman"/>
          <w:i/>
          <w:iCs/>
          <w:sz w:val="28"/>
          <w:szCs w:val="28"/>
        </w:rPr>
        <w:t> (Bạn có thường xuyên xem phim tài liệu không?)</w:t>
      </w:r>
      <w:r w:rsidRPr="00A91F65">
        <w:rPr>
          <w:rFonts w:eastAsia="Times New Roman"/>
          <w:sz w:val="28"/>
          <w:szCs w:val="28"/>
        </w:rPr>
        <w:br/>
      </w:r>
      <w:r w:rsidRPr="00A91F65">
        <w:rPr>
          <w:rFonts w:eastAsia="Times New Roman"/>
          <w:b/>
          <w:bCs/>
          <w:sz w:val="28"/>
          <w:szCs w:val="28"/>
        </w:rPr>
        <w:t>3. Cấu trúc câu sử dụng từ để hỏi</w:t>
      </w:r>
    </w:p>
    <w:p w:rsidR="009E1A62" w:rsidRPr="00A91F65" w:rsidRDefault="009E1A62" w:rsidP="008D1D00">
      <w:pPr>
        <w:numPr>
          <w:ilvl w:val="0"/>
          <w:numId w:val="17"/>
        </w:numPr>
        <w:spacing w:after="0" w:line="288" w:lineRule="auto"/>
        <w:rPr>
          <w:rFonts w:eastAsia="Times New Roman"/>
          <w:sz w:val="28"/>
          <w:szCs w:val="28"/>
        </w:rPr>
      </w:pPr>
      <w:r w:rsidRPr="00A91F65">
        <w:rPr>
          <w:rFonts w:eastAsia="Times New Roman"/>
          <w:sz w:val="28"/>
          <w:szCs w:val="28"/>
        </w:rPr>
        <w:t> </w:t>
      </w:r>
      <w:r w:rsidRPr="00A91F65">
        <w:rPr>
          <w:rFonts w:eastAsia="Times New Roman"/>
          <w:b/>
          <w:bCs/>
          <w:sz w:val="28"/>
          <w:szCs w:val="28"/>
        </w:rPr>
        <w:t>Từ để hỏi đóng vai trò là chủ ngữ.</w:t>
      </w:r>
    </w:p>
    <w:p w:rsidR="009E1A62" w:rsidRPr="00A91F65" w:rsidRDefault="009E1A62" w:rsidP="008D1D00">
      <w:pPr>
        <w:spacing w:after="0" w:line="288" w:lineRule="auto"/>
        <w:rPr>
          <w:rFonts w:eastAsia="Times New Roman"/>
          <w:sz w:val="28"/>
          <w:szCs w:val="28"/>
        </w:rPr>
      </w:pPr>
      <w:r w:rsidRPr="00A91F65">
        <w:rPr>
          <w:rFonts w:eastAsia="Times New Roman"/>
          <w:sz w:val="28"/>
          <w:szCs w:val="28"/>
        </w:rPr>
        <w:t>Cấu trúc:</w:t>
      </w:r>
    </w:p>
    <w:tbl>
      <w:tblPr>
        <w:tblW w:w="3000" w:type="dxa"/>
        <w:jc w:val="center"/>
        <w:tblBorders>
          <w:top w:val="outset" w:sz="6" w:space="0" w:color="auto"/>
          <w:left w:val="outset" w:sz="6" w:space="0" w:color="auto"/>
          <w:bottom w:val="outset" w:sz="6" w:space="0" w:color="auto"/>
          <w:right w:val="outset" w:sz="6" w:space="0" w:color="auto"/>
        </w:tblBorders>
        <w:shd w:val="clear" w:color="auto" w:fill="FFF8DC"/>
        <w:tblCellMar>
          <w:top w:w="15" w:type="dxa"/>
          <w:left w:w="15" w:type="dxa"/>
          <w:bottom w:w="15" w:type="dxa"/>
          <w:right w:w="15" w:type="dxa"/>
        </w:tblCellMar>
        <w:tblLook w:val="04A0" w:firstRow="1" w:lastRow="0" w:firstColumn="1" w:lastColumn="0" w:noHBand="0" w:noVBand="1"/>
      </w:tblPr>
      <w:tblGrid>
        <w:gridCol w:w="3000"/>
      </w:tblGrid>
      <w:tr w:rsidR="009E1A62" w:rsidRPr="00A91F65" w:rsidTr="000D1667">
        <w:trPr>
          <w:jc w:val="center"/>
        </w:trPr>
        <w:tc>
          <w:tcPr>
            <w:tcW w:w="0" w:type="auto"/>
            <w:tcBorders>
              <w:top w:val="outset" w:sz="6" w:space="0" w:color="auto"/>
              <w:left w:val="outset" w:sz="6" w:space="0" w:color="auto"/>
              <w:bottom w:val="outset" w:sz="6" w:space="0" w:color="auto"/>
              <w:right w:val="outset" w:sz="6" w:space="0" w:color="auto"/>
            </w:tcBorders>
            <w:shd w:val="clear" w:color="auto" w:fill="FFF8DC"/>
            <w:vAlign w:val="center"/>
            <w:hideMark/>
          </w:tcPr>
          <w:p w:rsidR="009E1A62" w:rsidRPr="00A91F65" w:rsidRDefault="009E1A62" w:rsidP="008D1D00">
            <w:pPr>
              <w:spacing w:after="0" w:line="288" w:lineRule="auto"/>
              <w:jc w:val="center"/>
              <w:rPr>
                <w:rFonts w:eastAsia="Times New Roman"/>
                <w:sz w:val="28"/>
                <w:szCs w:val="28"/>
              </w:rPr>
            </w:pPr>
            <w:r w:rsidRPr="00A91F65">
              <w:rPr>
                <w:rFonts w:eastAsia="Times New Roman"/>
                <w:b/>
                <w:bCs/>
                <w:sz w:val="28"/>
                <w:szCs w:val="28"/>
              </w:rPr>
              <w:t>Wh + V + ...?</w:t>
            </w:r>
          </w:p>
        </w:tc>
      </w:tr>
    </w:tbl>
    <w:p w:rsidR="009E1A62" w:rsidRPr="00A91F65" w:rsidRDefault="009E1A62" w:rsidP="008D1D00">
      <w:pPr>
        <w:spacing w:after="0" w:line="288" w:lineRule="auto"/>
        <w:rPr>
          <w:rFonts w:eastAsia="Times New Roman"/>
          <w:sz w:val="28"/>
          <w:szCs w:val="28"/>
        </w:rPr>
      </w:pPr>
      <w:r w:rsidRPr="00A91F65">
        <w:rPr>
          <w:rFonts w:eastAsia="Times New Roman"/>
          <w:sz w:val="28"/>
          <w:szCs w:val="28"/>
        </w:rPr>
        <w:t>Ví dụ:</w:t>
      </w:r>
      <w:r w:rsidRPr="00A91F65">
        <w:rPr>
          <w:rFonts w:eastAsia="Times New Roman"/>
          <w:sz w:val="28"/>
          <w:szCs w:val="28"/>
        </w:rPr>
        <w:br/>
        <w:t>          A: Who holds this event? </w:t>
      </w:r>
      <w:r w:rsidRPr="00A91F65">
        <w:rPr>
          <w:rFonts w:eastAsia="Times New Roman"/>
          <w:i/>
          <w:iCs/>
          <w:sz w:val="28"/>
          <w:szCs w:val="28"/>
        </w:rPr>
        <w:t>(Ai là người tổ chức sự kiện này vậy?)</w:t>
      </w:r>
      <w:r w:rsidRPr="00A91F65">
        <w:rPr>
          <w:rFonts w:eastAsia="Times New Roman"/>
          <w:sz w:val="28"/>
          <w:szCs w:val="28"/>
        </w:rPr>
        <w:br/>
        <w:t>         B: Mr. Tom holds this event. </w:t>
      </w:r>
      <w:r w:rsidRPr="00A91F65">
        <w:rPr>
          <w:rFonts w:eastAsia="Times New Roman"/>
          <w:i/>
          <w:iCs/>
          <w:sz w:val="28"/>
          <w:szCs w:val="28"/>
        </w:rPr>
        <w:t>(Ngài Tom tổ chức sự kiện này.)</w:t>
      </w:r>
    </w:p>
    <w:p w:rsidR="009E1A62" w:rsidRPr="00A91F65" w:rsidRDefault="009E1A62" w:rsidP="008D1D00">
      <w:pPr>
        <w:numPr>
          <w:ilvl w:val="0"/>
          <w:numId w:val="18"/>
        </w:numPr>
        <w:spacing w:after="0" w:line="288" w:lineRule="auto"/>
        <w:rPr>
          <w:rFonts w:eastAsia="Times New Roman"/>
          <w:sz w:val="28"/>
          <w:szCs w:val="28"/>
        </w:rPr>
      </w:pPr>
      <w:r w:rsidRPr="00A91F65">
        <w:rPr>
          <w:rFonts w:eastAsia="Times New Roman"/>
          <w:b/>
          <w:bCs/>
          <w:sz w:val="28"/>
          <w:szCs w:val="28"/>
        </w:rPr>
        <w:t>Từ để hỏi không đóng vai trò là chủ ngữ</w:t>
      </w:r>
    </w:p>
    <w:p w:rsidR="009E1A62" w:rsidRPr="00A91F65" w:rsidRDefault="009E1A62" w:rsidP="008D1D00">
      <w:pPr>
        <w:spacing w:after="0" w:line="288" w:lineRule="auto"/>
        <w:rPr>
          <w:rFonts w:eastAsia="Times New Roman"/>
          <w:sz w:val="28"/>
          <w:szCs w:val="28"/>
        </w:rPr>
      </w:pPr>
      <w:r w:rsidRPr="00A91F65">
        <w:rPr>
          <w:rFonts w:eastAsia="Times New Roman"/>
          <w:sz w:val="28"/>
          <w:szCs w:val="28"/>
        </w:rPr>
        <w:t>Cấu trúc:</w:t>
      </w:r>
    </w:p>
    <w:tbl>
      <w:tblPr>
        <w:tblW w:w="6000" w:type="dxa"/>
        <w:jc w:val="center"/>
        <w:tblBorders>
          <w:top w:val="outset" w:sz="6" w:space="0" w:color="auto"/>
          <w:left w:val="outset" w:sz="6" w:space="0" w:color="auto"/>
          <w:bottom w:val="outset" w:sz="6" w:space="0" w:color="auto"/>
          <w:right w:val="outset" w:sz="6" w:space="0" w:color="auto"/>
        </w:tblBorders>
        <w:shd w:val="clear" w:color="auto" w:fill="FFF8DC"/>
        <w:tblCellMar>
          <w:top w:w="15" w:type="dxa"/>
          <w:left w:w="15" w:type="dxa"/>
          <w:bottom w:w="15" w:type="dxa"/>
          <w:right w:w="15" w:type="dxa"/>
        </w:tblCellMar>
        <w:tblLook w:val="04A0" w:firstRow="1" w:lastRow="0" w:firstColumn="1" w:lastColumn="0" w:noHBand="0" w:noVBand="1"/>
      </w:tblPr>
      <w:tblGrid>
        <w:gridCol w:w="6000"/>
      </w:tblGrid>
      <w:tr w:rsidR="009E1A62" w:rsidRPr="00A91F65" w:rsidTr="000D1667">
        <w:trPr>
          <w:jc w:val="center"/>
        </w:trPr>
        <w:tc>
          <w:tcPr>
            <w:tcW w:w="0" w:type="auto"/>
            <w:tcBorders>
              <w:top w:val="outset" w:sz="6" w:space="0" w:color="auto"/>
              <w:left w:val="outset" w:sz="6" w:space="0" w:color="auto"/>
              <w:bottom w:val="outset" w:sz="6" w:space="0" w:color="auto"/>
              <w:right w:val="outset" w:sz="6" w:space="0" w:color="auto"/>
            </w:tcBorders>
            <w:shd w:val="clear" w:color="auto" w:fill="FFF8DC"/>
            <w:vAlign w:val="center"/>
            <w:hideMark/>
          </w:tcPr>
          <w:p w:rsidR="009E1A62" w:rsidRPr="00A91F65" w:rsidRDefault="009E1A62" w:rsidP="008D1D00">
            <w:pPr>
              <w:spacing w:after="0" w:line="288" w:lineRule="auto"/>
              <w:jc w:val="center"/>
              <w:rPr>
                <w:rFonts w:eastAsia="Times New Roman"/>
                <w:sz w:val="28"/>
                <w:szCs w:val="28"/>
              </w:rPr>
            </w:pPr>
            <w:r w:rsidRPr="00A91F65">
              <w:rPr>
                <w:rFonts w:eastAsia="Times New Roman"/>
                <w:b/>
                <w:bCs/>
                <w:sz w:val="28"/>
                <w:szCs w:val="28"/>
              </w:rPr>
              <w:t>Wh- + auxiliary verb + S + V+…?</w:t>
            </w:r>
          </w:p>
        </w:tc>
      </w:tr>
    </w:tbl>
    <w:p w:rsidR="009E1A62" w:rsidRPr="00A91F65" w:rsidRDefault="009E1A62" w:rsidP="008D1D00">
      <w:pPr>
        <w:spacing w:after="0" w:line="288" w:lineRule="auto"/>
        <w:rPr>
          <w:rFonts w:eastAsia="Times New Roman"/>
          <w:sz w:val="28"/>
          <w:szCs w:val="28"/>
        </w:rPr>
      </w:pPr>
      <w:r w:rsidRPr="00A91F65">
        <w:rPr>
          <w:rFonts w:eastAsia="Times New Roman"/>
          <w:sz w:val="28"/>
          <w:szCs w:val="28"/>
        </w:rPr>
        <w:t>Ví dụ:</w:t>
      </w:r>
      <w:r w:rsidRPr="00A91F65">
        <w:rPr>
          <w:rFonts w:eastAsia="Times New Roman"/>
          <w:sz w:val="28"/>
          <w:szCs w:val="28"/>
        </w:rPr>
        <w:br/>
        <w:t>           A: When do you go to the movie theatre? </w:t>
      </w:r>
      <w:r w:rsidRPr="00A91F65">
        <w:rPr>
          <w:rFonts w:eastAsia="Times New Roman"/>
          <w:i/>
          <w:iCs/>
          <w:sz w:val="28"/>
          <w:szCs w:val="28"/>
        </w:rPr>
        <w:t>(Khi nào bạn đến rạp chiếu phim?)</w:t>
      </w:r>
      <w:r w:rsidRPr="00A91F65">
        <w:rPr>
          <w:rFonts w:eastAsia="Times New Roman"/>
          <w:sz w:val="28"/>
          <w:szCs w:val="28"/>
        </w:rPr>
        <w:br/>
        <w:t>           B: I go to the movie theatre at about 8 pm.</w:t>
      </w:r>
      <w:r w:rsidRPr="00A91F65">
        <w:rPr>
          <w:rFonts w:eastAsia="Times New Roman"/>
          <w:i/>
          <w:iCs/>
          <w:sz w:val="28"/>
          <w:szCs w:val="28"/>
        </w:rPr>
        <w:t> (Tớ đi tới rạp chiếu phim khoảng 8 giờ tối.)</w:t>
      </w:r>
    </w:p>
    <w:p w:rsidR="009E1A62" w:rsidRPr="00A91F65" w:rsidRDefault="009E1A62" w:rsidP="008D1D00">
      <w:pPr>
        <w:pStyle w:val="NormalWeb"/>
        <w:shd w:val="clear" w:color="auto" w:fill="FFFFFF"/>
        <w:spacing w:before="0" w:beforeAutospacing="0" w:after="0" w:afterAutospacing="0" w:line="288" w:lineRule="auto"/>
        <w:rPr>
          <w:sz w:val="28"/>
          <w:szCs w:val="28"/>
        </w:rPr>
      </w:pPr>
      <w:r w:rsidRPr="00A91F65">
        <w:rPr>
          <w:rStyle w:val="Strong"/>
          <w:sz w:val="28"/>
          <w:szCs w:val="28"/>
        </w:rPr>
        <w:t>II. ARTICLE : A- AN- THE</w:t>
      </w:r>
      <w:r w:rsidRPr="00A91F65">
        <w:rPr>
          <w:sz w:val="28"/>
          <w:szCs w:val="28"/>
        </w:rPr>
        <w:br/>
      </w:r>
      <w:r w:rsidRPr="00A91F65">
        <w:rPr>
          <w:rStyle w:val="Emphasis"/>
          <w:sz w:val="28"/>
          <w:szCs w:val="28"/>
        </w:rPr>
        <w:t>(MẠO TỪ A/ AN/ THE)</w:t>
      </w:r>
    </w:p>
    <w:p w:rsidR="009E1A62" w:rsidRPr="00A91F65" w:rsidRDefault="009E1A62" w:rsidP="008D1D00">
      <w:pPr>
        <w:pStyle w:val="NormalWeb"/>
        <w:shd w:val="clear" w:color="auto" w:fill="FFFFFF"/>
        <w:spacing w:before="0" w:beforeAutospacing="0" w:after="0" w:afterAutospacing="0" w:line="288" w:lineRule="auto"/>
        <w:rPr>
          <w:sz w:val="28"/>
          <w:szCs w:val="28"/>
        </w:rPr>
      </w:pPr>
      <w:r w:rsidRPr="00A91F65">
        <w:rPr>
          <w:sz w:val="28"/>
          <w:szCs w:val="28"/>
        </w:rPr>
        <w:t>Mạo từ trong tiếng Anh là từ dùng trước danh từ và cho biết danh từ ấy đề cập đến một đối tượng xác định hay không xác định.</w:t>
      </w:r>
      <w:r w:rsidRPr="00A91F65">
        <w:rPr>
          <w:sz w:val="28"/>
          <w:szCs w:val="28"/>
        </w:rPr>
        <w:br/>
      </w:r>
      <w:r w:rsidRPr="00A91F65">
        <w:rPr>
          <w:rStyle w:val="Strong"/>
          <w:sz w:val="28"/>
          <w:szCs w:val="28"/>
        </w:rPr>
        <w:t>1. Mạo từ bất định: a, an</w:t>
      </w:r>
      <w:r w:rsidRPr="00A91F65">
        <w:rPr>
          <w:sz w:val="28"/>
          <w:szCs w:val="28"/>
        </w:rPr>
        <w:br/>
        <w:t>A/ An là mạo từ bất định đứng trước danh từ số ít, đếm được.</w:t>
      </w:r>
      <w:r w:rsidRPr="00A91F65">
        <w:rPr>
          <w:sz w:val="28"/>
          <w:szCs w:val="28"/>
        </w:rPr>
        <w:br/>
      </w:r>
      <w:r w:rsidRPr="00A91F65">
        <w:rPr>
          <w:rStyle w:val="Strong"/>
          <w:sz w:val="28"/>
          <w:szCs w:val="28"/>
        </w:rPr>
        <w:t> -  "A" đứng trước  danh từ bắt đầu là một phụ âm</w:t>
      </w:r>
      <w:r w:rsidRPr="00A91F65">
        <w:rPr>
          <w:sz w:val="28"/>
          <w:szCs w:val="28"/>
        </w:rPr>
        <w:br/>
        <w:t>Ví dụ:</w:t>
      </w:r>
      <w:r w:rsidRPr="00A91F65">
        <w:rPr>
          <w:sz w:val="28"/>
          <w:szCs w:val="28"/>
        </w:rPr>
        <w:br/>
        <w:t>         a game </w:t>
      </w:r>
      <w:r w:rsidRPr="00A91F65">
        <w:rPr>
          <w:rStyle w:val="Emphasis"/>
          <w:sz w:val="28"/>
          <w:szCs w:val="28"/>
        </w:rPr>
        <w:t>(một trò chơi)</w:t>
      </w:r>
      <w:r w:rsidRPr="00A91F65">
        <w:rPr>
          <w:sz w:val="28"/>
          <w:szCs w:val="28"/>
        </w:rPr>
        <w:t>;</w:t>
      </w:r>
      <w:r w:rsidRPr="00A91F65">
        <w:rPr>
          <w:sz w:val="28"/>
          <w:szCs w:val="28"/>
        </w:rPr>
        <w:br/>
        <w:t>         a boat </w:t>
      </w:r>
      <w:r w:rsidRPr="00A91F65">
        <w:rPr>
          <w:rStyle w:val="Emphasis"/>
          <w:sz w:val="28"/>
          <w:szCs w:val="28"/>
        </w:rPr>
        <w:t>(một chiếc tàu thủy)</w:t>
      </w:r>
      <w:r w:rsidRPr="00A91F65">
        <w:rPr>
          <w:sz w:val="28"/>
          <w:szCs w:val="28"/>
        </w:rPr>
        <w:br/>
        <w:t>         a dictionary </w:t>
      </w:r>
      <w:r w:rsidRPr="00A91F65">
        <w:rPr>
          <w:rStyle w:val="Emphasis"/>
          <w:sz w:val="28"/>
          <w:szCs w:val="28"/>
        </w:rPr>
        <w:t>(một quyển từ điển)</w:t>
      </w:r>
      <w:r w:rsidRPr="00A91F65">
        <w:rPr>
          <w:sz w:val="28"/>
          <w:szCs w:val="28"/>
        </w:rPr>
        <w:br/>
        <w:t> - </w:t>
      </w:r>
      <w:r w:rsidRPr="00A91F65">
        <w:rPr>
          <w:rStyle w:val="Strong"/>
          <w:sz w:val="28"/>
          <w:szCs w:val="28"/>
        </w:rPr>
        <w:t>"An" đứng trước một nguyên âm hoặc một âm câm</w:t>
      </w:r>
      <w:r w:rsidRPr="00A91F65">
        <w:rPr>
          <w:sz w:val="28"/>
          <w:szCs w:val="28"/>
        </w:rPr>
        <w:br/>
        <w:t>Ví dụ:</w:t>
      </w:r>
      <w:r w:rsidRPr="00A91F65">
        <w:rPr>
          <w:sz w:val="28"/>
          <w:szCs w:val="28"/>
        </w:rPr>
        <w:br/>
        <w:t>         an egg</w:t>
      </w:r>
      <w:r w:rsidRPr="00A91F65">
        <w:rPr>
          <w:rStyle w:val="Emphasis"/>
          <w:sz w:val="28"/>
          <w:szCs w:val="28"/>
        </w:rPr>
        <w:t> (một quả trứng)</w:t>
      </w:r>
      <w:r w:rsidRPr="00A91F65">
        <w:rPr>
          <w:sz w:val="28"/>
          <w:szCs w:val="28"/>
        </w:rPr>
        <w:br/>
        <w:t>         an ant </w:t>
      </w:r>
      <w:r w:rsidRPr="00A91F65">
        <w:rPr>
          <w:rStyle w:val="Emphasis"/>
          <w:sz w:val="28"/>
          <w:szCs w:val="28"/>
        </w:rPr>
        <w:t>(một con kiến)</w:t>
      </w:r>
      <w:r w:rsidRPr="00A91F65">
        <w:rPr>
          <w:sz w:val="28"/>
          <w:szCs w:val="28"/>
        </w:rPr>
        <w:br/>
        <w:t>         an apple </w:t>
      </w:r>
      <w:r w:rsidRPr="00A91F65">
        <w:rPr>
          <w:rStyle w:val="Emphasis"/>
          <w:sz w:val="28"/>
          <w:szCs w:val="28"/>
        </w:rPr>
        <w:t>(một quả táo)</w:t>
      </w:r>
      <w:r w:rsidRPr="00A91F65">
        <w:rPr>
          <w:sz w:val="28"/>
          <w:szCs w:val="28"/>
        </w:rPr>
        <w:br/>
        <w:t>         a university </w:t>
      </w:r>
      <w:r w:rsidRPr="00A91F65">
        <w:rPr>
          <w:rStyle w:val="Emphasis"/>
          <w:sz w:val="28"/>
          <w:szCs w:val="28"/>
        </w:rPr>
        <w:t>(một trường đại học) </w:t>
      </w:r>
      <w:r w:rsidRPr="00A91F65">
        <w:rPr>
          <w:sz w:val="28"/>
          <w:szCs w:val="28"/>
        </w:rPr>
        <w:t>;a year </w:t>
      </w:r>
      <w:r w:rsidRPr="00A91F65">
        <w:rPr>
          <w:rStyle w:val="Emphasis"/>
          <w:sz w:val="28"/>
          <w:szCs w:val="28"/>
        </w:rPr>
        <w:t>(một năm)</w:t>
      </w:r>
      <w:r w:rsidRPr="00A91F65">
        <w:rPr>
          <w:sz w:val="28"/>
          <w:szCs w:val="28"/>
        </w:rPr>
        <w:br/>
        <w:t>         a European </w:t>
      </w:r>
      <w:r w:rsidRPr="00A91F65">
        <w:rPr>
          <w:rStyle w:val="Emphasis"/>
          <w:sz w:val="28"/>
          <w:szCs w:val="28"/>
        </w:rPr>
        <w:t>(một người Âu)</w:t>
      </w:r>
      <w:r w:rsidRPr="00A91F65">
        <w:rPr>
          <w:sz w:val="28"/>
          <w:szCs w:val="28"/>
        </w:rPr>
        <w:t>; a one-legged man </w:t>
      </w:r>
      <w:r w:rsidRPr="00A91F65">
        <w:rPr>
          <w:rStyle w:val="Emphasis"/>
          <w:sz w:val="28"/>
          <w:szCs w:val="28"/>
        </w:rPr>
        <w:t>(một người thọt chân)</w:t>
      </w:r>
      <w:r w:rsidRPr="00A91F65">
        <w:rPr>
          <w:sz w:val="28"/>
          <w:szCs w:val="28"/>
        </w:rPr>
        <w:br/>
        <w:t>         an honour</w:t>
      </w:r>
      <w:r w:rsidRPr="00A91F65">
        <w:rPr>
          <w:rStyle w:val="Emphasis"/>
          <w:sz w:val="28"/>
          <w:szCs w:val="28"/>
        </w:rPr>
        <w:t> (một niềm vinh dự</w:t>
      </w:r>
      <w:r w:rsidRPr="00A91F65">
        <w:rPr>
          <w:sz w:val="28"/>
          <w:szCs w:val="28"/>
        </w:rPr>
        <w:t>); an hour</w:t>
      </w:r>
      <w:r w:rsidRPr="00A91F65">
        <w:rPr>
          <w:rStyle w:val="Emphasis"/>
          <w:sz w:val="28"/>
          <w:szCs w:val="28"/>
        </w:rPr>
        <w:t> (một giờ đồng hồ)</w:t>
      </w:r>
      <w:r w:rsidRPr="00A91F65">
        <w:rPr>
          <w:sz w:val="28"/>
          <w:szCs w:val="28"/>
        </w:rPr>
        <w:br/>
      </w:r>
      <w:r w:rsidRPr="00A91F65">
        <w:rPr>
          <w:rStyle w:val="Strong"/>
          <w:sz w:val="28"/>
          <w:szCs w:val="28"/>
        </w:rPr>
        <w:t>* Trường hợp đặc biệt:</w:t>
      </w:r>
      <w:r w:rsidRPr="00A91F65">
        <w:rPr>
          <w:sz w:val="28"/>
          <w:szCs w:val="28"/>
        </w:rPr>
        <w:br/>
      </w:r>
      <w:r w:rsidRPr="00A91F65">
        <w:rPr>
          <w:rStyle w:val="Strong"/>
          <w:sz w:val="28"/>
          <w:szCs w:val="28"/>
        </w:rPr>
        <w:t>- “A” đứng trước những danh từ mà có chữ cái đầu là nguyên  âm nhưng phát âm như phụ âm</w:t>
      </w:r>
      <w:r w:rsidRPr="00A91F65">
        <w:rPr>
          <w:sz w:val="28"/>
          <w:szCs w:val="28"/>
        </w:rPr>
        <w:br/>
        <w:t>Ví dụ:</w:t>
      </w:r>
      <w:r w:rsidRPr="00A91F65">
        <w:rPr>
          <w:sz w:val="28"/>
          <w:szCs w:val="28"/>
        </w:rPr>
        <w:br/>
        <w:t>             a university </w:t>
      </w:r>
      <w:r w:rsidRPr="00A91F65">
        <w:rPr>
          <w:rStyle w:val="Emphasis"/>
          <w:sz w:val="28"/>
          <w:szCs w:val="28"/>
        </w:rPr>
        <w:t>(một trường đại học)</w:t>
      </w:r>
      <w:r w:rsidRPr="00A91F65">
        <w:rPr>
          <w:sz w:val="28"/>
          <w:szCs w:val="28"/>
        </w:rPr>
        <w:br/>
        <w:t>             a European </w:t>
      </w:r>
      <w:r w:rsidRPr="00A91F65">
        <w:rPr>
          <w:rStyle w:val="Emphasis"/>
          <w:sz w:val="28"/>
          <w:szCs w:val="28"/>
        </w:rPr>
        <w:t>(một người Âu)</w:t>
      </w:r>
      <w:r w:rsidRPr="00A91F65">
        <w:rPr>
          <w:sz w:val="28"/>
          <w:szCs w:val="28"/>
        </w:rPr>
        <w:br/>
      </w:r>
      <w:r w:rsidRPr="00A91F65">
        <w:rPr>
          <w:rStyle w:val="Strong"/>
          <w:sz w:val="28"/>
          <w:szCs w:val="28"/>
        </w:rPr>
        <w:t>- “An”  đứng trước danh từ mà có chữ cái đầu là phụ âm nhưng phát âm là âm câm</w:t>
      </w:r>
      <w:r w:rsidRPr="00A91F65">
        <w:rPr>
          <w:sz w:val="28"/>
          <w:szCs w:val="28"/>
        </w:rPr>
        <w:br/>
        <w:t>Ví dụ:</w:t>
      </w:r>
      <w:r w:rsidRPr="00A91F65">
        <w:rPr>
          <w:sz w:val="28"/>
          <w:szCs w:val="28"/>
        </w:rPr>
        <w:br/>
        <w:t>            an honour </w:t>
      </w:r>
      <w:r w:rsidRPr="00A91F65">
        <w:rPr>
          <w:rStyle w:val="Emphasis"/>
          <w:sz w:val="28"/>
          <w:szCs w:val="28"/>
        </w:rPr>
        <w:t>(một niềm vinh dự)</w:t>
      </w:r>
      <w:r w:rsidRPr="00A91F65">
        <w:rPr>
          <w:sz w:val="28"/>
          <w:szCs w:val="28"/>
        </w:rPr>
        <w:br/>
        <w:t>            an hour </w:t>
      </w:r>
      <w:r w:rsidRPr="00A91F65">
        <w:rPr>
          <w:rStyle w:val="Emphasis"/>
          <w:sz w:val="28"/>
          <w:szCs w:val="28"/>
        </w:rPr>
        <w:t>(một giờ đồng hồ)</w:t>
      </w:r>
      <w:r w:rsidRPr="00A91F65">
        <w:rPr>
          <w:sz w:val="28"/>
          <w:szCs w:val="28"/>
        </w:rPr>
        <w:br/>
      </w:r>
      <w:r w:rsidRPr="00A91F65">
        <w:rPr>
          <w:rStyle w:val="Strong"/>
          <w:sz w:val="28"/>
          <w:szCs w:val="28"/>
        </w:rPr>
        <w:t>2. Mạo từ xác định “ the”</w:t>
      </w:r>
      <w:r w:rsidRPr="00A91F65">
        <w:rPr>
          <w:sz w:val="28"/>
          <w:szCs w:val="28"/>
        </w:rPr>
        <w:br/>
        <w:t>"The" là mạo từ xác định dùng cho cả danh từ đếm được (số ít lẫn số nhiều) và danh từ không đếm được.</w:t>
      </w:r>
      <w:r w:rsidRPr="00A91F65">
        <w:rPr>
          <w:sz w:val="28"/>
          <w:szCs w:val="28"/>
        </w:rPr>
        <w:br/>
      </w:r>
      <w:r w:rsidRPr="00A91F65">
        <w:rPr>
          <w:rStyle w:val="Strong"/>
          <w:sz w:val="28"/>
          <w:szCs w:val="28"/>
        </w:rPr>
        <w:t>Cách dùng mạo từ “the”</w:t>
      </w:r>
      <w:r w:rsidRPr="00A91F65">
        <w:rPr>
          <w:sz w:val="28"/>
          <w:szCs w:val="28"/>
        </w:rPr>
        <w:br/>
      </w:r>
      <w:r w:rsidRPr="00A91F65">
        <w:rPr>
          <w:rStyle w:val="Strong"/>
          <w:sz w:val="28"/>
          <w:szCs w:val="28"/>
        </w:rPr>
        <w:t>a. Khi vật thể hay nhóm vật thể là duy nhất hoặc được xem là duy nhất</w:t>
      </w:r>
      <w:r w:rsidRPr="00A91F65">
        <w:rPr>
          <w:sz w:val="28"/>
          <w:szCs w:val="28"/>
        </w:rPr>
        <w:br/>
        <w:t>Ví dụ:</w:t>
      </w:r>
      <w:r w:rsidRPr="00A91F65">
        <w:rPr>
          <w:sz w:val="28"/>
          <w:szCs w:val="28"/>
        </w:rPr>
        <w:br/>
        <w:t>         - The sun </w:t>
      </w:r>
      <w:r w:rsidRPr="00A91F65">
        <w:rPr>
          <w:rStyle w:val="Emphasis"/>
          <w:sz w:val="28"/>
          <w:szCs w:val="28"/>
        </w:rPr>
        <w:t>(mặt trời)</w:t>
      </w:r>
      <w:r w:rsidRPr="00A91F65">
        <w:rPr>
          <w:sz w:val="28"/>
          <w:szCs w:val="28"/>
        </w:rPr>
        <w:t>; the sea </w:t>
      </w:r>
      <w:r w:rsidRPr="00A91F65">
        <w:rPr>
          <w:rStyle w:val="Emphasis"/>
          <w:sz w:val="28"/>
          <w:szCs w:val="28"/>
        </w:rPr>
        <w:t>(biển cả)</w:t>
      </w:r>
      <w:r w:rsidRPr="00A91F65">
        <w:rPr>
          <w:sz w:val="28"/>
          <w:szCs w:val="28"/>
        </w:rPr>
        <w:br/>
        <w:t>         - The world </w:t>
      </w:r>
      <w:r w:rsidRPr="00A91F65">
        <w:rPr>
          <w:rStyle w:val="Emphasis"/>
          <w:sz w:val="28"/>
          <w:szCs w:val="28"/>
        </w:rPr>
        <w:t>(thế giới)</w:t>
      </w:r>
      <w:r w:rsidRPr="00A91F65">
        <w:rPr>
          <w:sz w:val="28"/>
          <w:szCs w:val="28"/>
        </w:rPr>
        <w:t>; the earth </w:t>
      </w:r>
      <w:r w:rsidRPr="00A91F65">
        <w:rPr>
          <w:rStyle w:val="Emphasis"/>
          <w:sz w:val="28"/>
          <w:szCs w:val="28"/>
        </w:rPr>
        <w:t>(quả đất)</w:t>
      </w:r>
      <w:r w:rsidRPr="00A91F65">
        <w:rPr>
          <w:sz w:val="28"/>
          <w:szCs w:val="28"/>
        </w:rPr>
        <w:br/>
        <w:t> </w:t>
      </w:r>
      <w:r w:rsidRPr="00A91F65">
        <w:rPr>
          <w:rStyle w:val="Strong"/>
          <w:sz w:val="28"/>
          <w:szCs w:val="28"/>
        </w:rPr>
        <w:t>b. Trước một danh từ, với điều kiện danh từ này vừa mới được đề cập trước đó.</w:t>
      </w:r>
      <w:r w:rsidRPr="00A91F65">
        <w:rPr>
          <w:sz w:val="28"/>
          <w:szCs w:val="28"/>
        </w:rPr>
        <w:br/>
        <w:t>Ví dụ:</w:t>
      </w:r>
      <w:r w:rsidRPr="00A91F65">
        <w:rPr>
          <w:sz w:val="28"/>
          <w:szCs w:val="28"/>
        </w:rPr>
        <w:br/>
        <w:t>         I saw a beggar.The beggar looked curiously at me.</w:t>
      </w:r>
      <w:r w:rsidRPr="00A91F65">
        <w:rPr>
          <w:sz w:val="28"/>
          <w:szCs w:val="28"/>
        </w:rPr>
        <w:br/>
        <w:t>       </w:t>
      </w:r>
      <w:r w:rsidRPr="00A91F65">
        <w:rPr>
          <w:rStyle w:val="Emphasis"/>
          <w:sz w:val="28"/>
          <w:szCs w:val="28"/>
        </w:rPr>
        <w:t> (Tôi thấy một người ăn xin. Người ăn xin ấy nhìn tôi với vẻ tò mò)</w:t>
      </w:r>
      <w:r w:rsidRPr="00A91F65">
        <w:rPr>
          <w:sz w:val="28"/>
          <w:szCs w:val="28"/>
        </w:rPr>
        <w:br/>
      </w:r>
      <w:r w:rsidRPr="00A91F65">
        <w:rPr>
          <w:rStyle w:val="Strong"/>
          <w:sz w:val="28"/>
          <w:szCs w:val="28"/>
        </w:rPr>
        <w:t>c. Trước một danh từ, với điều kiện danh từ này được xác định bằng một cụm từ hoặc một mệnh đề.</w:t>
      </w:r>
      <w:r w:rsidRPr="00A91F65">
        <w:rPr>
          <w:sz w:val="28"/>
          <w:szCs w:val="28"/>
        </w:rPr>
        <w:br/>
        <w:t>Ví dụ:</w:t>
      </w:r>
      <w:r w:rsidRPr="00A91F65">
        <w:rPr>
          <w:sz w:val="28"/>
          <w:szCs w:val="28"/>
        </w:rPr>
        <w:br/>
        <w:t>         - The girl in uniform </w:t>
      </w:r>
      <w:r w:rsidRPr="00A91F65">
        <w:rPr>
          <w:rStyle w:val="Emphasis"/>
          <w:sz w:val="28"/>
          <w:szCs w:val="28"/>
        </w:rPr>
        <w:t>(Cô gái mặc đồng phục)</w:t>
      </w:r>
      <w:r w:rsidRPr="00A91F65">
        <w:rPr>
          <w:sz w:val="28"/>
          <w:szCs w:val="28"/>
        </w:rPr>
        <w:br/>
        <w:t>         - The mechanic that I met </w:t>
      </w:r>
      <w:r w:rsidRPr="00A91F65">
        <w:rPr>
          <w:rStyle w:val="Emphasis"/>
          <w:sz w:val="28"/>
          <w:szCs w:val="28"/>
        </w:rPr>
        <w:t>(Người thợ máy mà tôi đã gặp)</w:t>
      </w:r>
      <w:r w:rsidRPr="00A91F65">
        <w:rPr>
          <w:sz w:val="28"/>
          <w:szCs w:val="28"/>
        </w:rPr>
        <w:br/>
        <w:t>         - The place where I waited for him </w:t>
      </w:r>
      <w:r w:rsidRPr="00A91F65">
        <w:rPr>
          <w:rStyle w:val="Emphasis"/>
          <w:sz w:val="28"/>
          <w:szCs w:val="28"/>
        </w:rPr>
        <w:t>(Nơi mà tôi đợi anh ta)</w:t>
      </w:r>
      <w:r w:rsidRPr="00A91F65">
        <w:rPr>
          <w:sz w:val="28"/>
          <w:szCs w:val="28"/>
        </w:rPr>
        <w:br/>
      </w:r>
      <w:r w:rsidRPr="00A91F65">
        <w:rPr>
          <w:rStyle w:val="Strong"/>
          <w:sz w:val="28"/>
          <w:szCs w:val="28"/>
        </w:rPr>
        <w:t> d. Trước một danh từ chỉ một vật riêng biệt.</w:t>
      </w:r>
      <w:r w:rsidRPr="00A91F65">
        <w:rPr>
          <w:sz w:val="28"/>
          <w:szCs w:val="28"/>
        </w:rPr>
        <w:br/>
        <w:t>Ví dụ:</w:t>
      </w:r>
      <w:r w:rsidRPr="00A91F65">
        <w:rPr>
          <w:sz w:val="28"/>
          <w:szCs w:val="28"/>
        </w:rPr>
        <w:br/>
        <w:t>          - My father is working in the garden</w:t>
      </w:r>
      <w:r w:rsidRPr="00A91F65">
        <w:rPr>
          <w:sz w:val="28"/>
          <w:szCs w:val="28"/>
        </w:rPr>
        <w:br/>
        <w:t>           </w:t>
      </w:r>
      <w:r w:rsidRPr="00A91F65">
        <w:rPr>
          <w:rStyle w:val="Emphasis"/>
          <w:sz w:val="28"/>
          <w:szCs w:val="28"/>
        </w:rPr>
        <w:t>(Cha tôi đang làm việc trong vườn) [Vườn nhà tôi]</w:t>
      </w:r>
      <w:r w:rsidRPr="00A91F65">
        <w:rPr>
          <w:sz w:val="28"/>
          <w:szCs w:val="28"/>
        </w:rPr>
        <w:br/>
        <w:t>            Please pass the dictionary</w:t>
      </w:r>
      <w:r w:rsidRPr="00A91F65">
        <w:rPr>
          <w:sz w:val="28"/>
          <w:szCs w:val="28"/>
        </w:rPr>
        <w:br/>
        <w:t>          </w:t>
      </w:r>
      <w:r w:rsidRPr="00A91F65">
        <w:rPr>
          <w:rStyle w:val="Emphasis"/>
          <w:sz w:val="28"/>
          <w:szCs w:val="28"/>
        </w:rPr>
        <w:t> (Làm ơn đa quyển tự điển) [Tự điển ở trên bàn]</w:t>
      </w:r>
      <w:r w:rsidRPr="00A91F65">
        <w:rPr>
          <w:sz w:val="28"/>
          <w:szCs w:val="28"/>
        </w:rPr>
        <w:br/>
        <w:t> </w:t>
      </w:r>
      <w:r w:rsidRPr="00A91F65">
        <w:rPr>
          <w:rStyle w:val="Strong"/>
          <w:sz w:val="28"/>
          <w:szCs w:val="28"/>
        </w:rPr>
        <w:t>e. Trước so sánh cực cấp, Trước "first" (thứ nhất), "second" (thứ nhì), "only" (duy nhất).... khi các từ này được</w:t>
      </w:r>
      <w:r w:rsidRPr="00A91F65">
        <w:rPr>
          <w:b/>
          <w:bCs/>
          <w:sz w:val="28"/>
          <w:szCs w:val="28"/>
        </w:rPr>
        <w:br/>
      </w:r>
      <w:r w:rsidRPr="00A91F65">
        <w:rPr>
          <w:rStyle w:val="Strong"/>
          <w:sz w:val="28"/>
          <w:szCs w:val="28"/>
        </w:rPr>
        <w:t>dùng như tính từ hay đại từ.</w:t>
      </w:r>
      <w:r w:rsidRPr="00A91F65">
        <w:rPr>
          <w:sz w:val="28"/>
          <w:szCs w:val="28"/>
        </w:rPr>
        <w:br/>
        <w:t>Ví dụ:</w:t>
      </w:r>
      <w:r w:rsidRPr="00A91F65">
        <w:rPr>
          <w:sz w:val="28"/>
          <w:szCs w:val="28"/>
        </w:rPr>
        <w:br/>
        <w:t>         - The first day (Ngày đầu tiên)</w:t>
      </w:r>
      <w:r w:rsidRPr="00A91F65">
        <w:rPr>
          <w:sz w:val="28"/>
          <w:szCs w:val="28"/>
        </w:rPr>
        <w:br/>
        <w:t>         - The best time (Thời gian thuận tiện nhất)</w:t>
      </w:r>
      <w:r w:rsidRPr="00A91F65">
        <w:rPr>
          <w:sz w:val="28"/>
          <w:szCs w:val="28"/>
        </w:rPr>
        <w:br/>
        <w:t>         - The only way (Cách duy nhất)</w:t>
      </w:r>
      <w:r w:rsidRPr="00A91F65">
        <w:rPr>
          <w:sz w:val="28"/>
          <w:szCs w:val="28"/>
        </w:rPr>
        <w:br/>
      </w:r>
      <w:r w:rsidRPr="00A91F65">
        <w:rPr>
          <w:rStyle w:val="Strong"/>
          <w:sz w:val="28"/>
          <w:szCs w:val="28"/>
        </w:rPr>
        <w:t> f. "The" + Danh từ số ít tượng trưng cho một nhóm động vật, một loài hoặc đồ vật.</w:t>
      </w:r>
      <w:r w:rsidRPr="00A91F65">
        <w:rPr>
          <w:sz w:val="28"/>
          <w:szCs w:val="28"/>
        </w:rPr>
        <w:br/>
        <w:t>Ví dụ:</w:t>
      </w:r>
      <w:r w:rsidRPr="00A91F65">
        <w:rPr>
          <w:sz w:val="28"/>
          <w:szCs w:val="28"/>
        </w:rPr>
        <w:br/>
        <w:t>        - The whale is in danger of becoming extinc.</w:t>
      </w:r>
      <w:r w:rsidRPr="00A91F65">
        <w:rPr>
          <w:sz w:val="28"/>
          <w:szCs w:val="28"/>
        </w:rPr>
        <w:br/>
        <w:t>          </w:t>
      </w:r>
      <w:r w:rsidRPr="00A91F65">
        <w:rPr>
          <w:rStyle w:val="Emphasis"/>
          <w:sz w:val="28"/>
          <w:szCs w:val="28"/>
        </w:rPr>
        <w:t>(Cá voi đang trong nguy cơ tuyệt chủng)</w:t>
      </w:r>
      <w:r w:rsidRPr="00A91F65">
        <w:rPr>
          <w:sz w:val="28"/>
          <w:szCs w:val="28"/>
        </w:rPr>
        <w:br/>
        <w:t>        - The fast food has made life easier for housewives.</w:t>
      </w:r>
      <w:r w:rsidRPr="00A91F65">
        <w:rPr>
          <w:sz w:val="28"/>
          <w:szCs w:val="28"/>
        </w:rPr>
        <w:br/>
        <w:t>        </w:t>
      </w:r>
      <w:r w:rsidRPr="00A91F65">
        <w:rPr>
          <w:rStyle w:val="Emphasis"/>
          <w:sz w:val="28"/>
          <w:szCs w:val="28"/>
        </w:rPr>
        <w:t>  (Thức ăn nhanh đã làm cho các bà nội trợ có cuộc sống dễ dàng hơn)</w:t>
      </w:r>
      <w:r w:rsidRPr="00A91F65">
        <w:rPr>
          <w:sz w:val="28"/>
          <w:szCs w:val="28"/>
        </w:rPr>
        <w:br/>
      </w:r>
      <w:r w:rsidRPr="00A91F65">
        <w:rPr>
          <w:rStyle w:val="Strong"/>
          <w:sz w:val="28"/>
          <w:szCs w:val="28"/>
        </w:rPr>
        <w:t> g. "The" có thể dùng Trước một thành viên của một nhóm người nhất định.</w:t>
      </w:r>
      <w:r w:rsidRPr="00A91F65">
        <w:rPr>
          <w:sz w:val="28"/>
          <w:szCs w:val="28"/>
        </w:rPr>
        <w:br/>
        <w:t>Ví dụ:</w:t>
      </w:r>
      <w:r w:rsidRPr="00A91F65">
        <w:rPr>
          <w:sz w:val="28"/>
          <w:szCs w:val="28"/>
        </w:rPr>
        <w:br/>
        <w:t>          - The small shopkeeper is finding business increasingly difficult.</w:t>
      </w:r>
      <w:r w:rsidRPr="00A91F65">
        <w:rPr>
          <w:sz w:val="28"/>
          <w:szCs w:val="28"/>
        </w:rPr>
        <w:br/>
        <w:t>         </w:t>
      </w:r>
      <w:r w:rsidRPr="00A91F65">
        <w:rPr>
          <w:rStyle w:val="Emphasis"/>
          <w:sz w:val="28"/>
          <w:szCs w:val="28"/>
        </w:rPr>
        <w:t>  (Giới chủ tiệm nhỏ nhận thấy việc buôn bán ngày càng khó khăn)</w:t>
      </w:r>
      <w:r w:rsidRPr="00A91F65">
        <w:rPr>
          <w:sz w:val="28"/>
          <w:szCs w:val="28"/>
        </w:rPr>
        <w:br/>
      </w:r>
      <w:r w:rsidRPr="00A91F65">
        <w:rPr>
          <w:rStyle w:val="Strong"/>
          <w:sz w:val="28"/>
          <w:szCs w:val="28"/>
        </w:rPr>
        <w:t> h. "The" + Danh từ số ítdùng Trước một động từ số ít. Đại từ là "He/ She/ It"</w:t>
      </w:r>
      <w:r w:rsidRPr="00A91F65">
        <w:rPr>
          <w:sz w:val="28"/>
          <w:szCs w:val="28"/>
        </w:rPr>
        <w:br/>
        <w:t>Ví dụ:</w:t>
      </w:r>
      <w:r w:rsidRPr="00A91F65">
        <w:rPr>
          <w:sz w:val="28"/>
          <w:szCs w:val="28"/>
        </w:rPr>
        <w:br/>
        <w:t>          - The first-class passenger pays more so that he enjoys some comfort.</w:t>
      </w:r>
      <w:r w:rsidRPr="00A91F65">
        <w:rPr>
          <w:sz w:val="28"/>
          <w:szCs w:val="28"/>
        </w:rPr>
        <w:br/>
        <w:t>           </w:t>
      </w:r>
      <w:r w:rsidRPr="00A91F65">
        <w:rPr>
          <w:rStyle w:val="Emphasis"/>
          <w:sz w:val="28"/>
          <w:szCs w:val="28"/>
        </w:rPr>
        <w:t>(Hành khách đi vé hạng nhất trả tiền nhiều hơn vì thế họ có thể hưởng tiện nghi thoải mái)</w:t>
      </w:r>
      <w:r w:rsidRPr="00A91F65">
        <w:rPr>
          <w:sz w:val="28"/>
          <w:szCs w:val="28"/>
        </w:rPr>
        <w:br/>
      </w:r>
      <w:r w:rsidRPr="00A91F65">
        <w:rPr>
          <w:rStyle w:val="Strong"/>
          <w:sz w:val="28"/>
          <w:szCs w:val="28"/>
        </w:rPr>
        <w:t> e. "The" + Tính từ tượng trưng cho một nhóm người, một tầng lớp trong xã hội</w:t>
      </w:r>
      <w:r w:rsidRPr="00A91F65">
        <w:rPr>
          <w:sz w:val="28"/>
          <w:szCs w:val="28"/>
        </w:rPr>
        <w:br/>
        <w:t>Ví dụ:</w:t>
      </w:r>
      <w:r w:rsidRPr="00A91F65">
        <w:rPr>
          <w:sz w:val="28"/>
          <w:szCs w:val="28"/>
        </w:rPr>
        <w:br/>
        <w:t>          - The old </w:t>
      </w:r>
      <w:r w:rsidRPr="00A91F65">
        <w:rPr>
          <w:rStyle w:val="Emphasis"/>
          <w:sz w:val="28"/>
          <w:szCs w:val="28"/>
        </w:rPr>
        <w:t>(Người già)</w:t>
      </w:r>
      <w:r w:rsidRPr="00A91F65">
        <w:rPr>
          <w:sz w:val="28"/>
          <w:szCs w:val="28"/>
        </w:rPr>
        <w:br/>
        <w:t>          - The rich and the poor </w:t>
      </w:r>
      <w:r w:rsidRPr="00A91F65">
        <w:rPr>
          <w:rStyle w:val="Emphasis"/>
          <w:sz w:val="28"/>
          <w:szCs w:val="28"/>
        </w:rPr>
        <w:t>(Người giàu và người nghèo)</w:t>
      </w:r>
      <w:r w:rsidRPr="00A91F65">
        <w:rPr>
          <w:sz w:val="28"/>
          <w:szCs w:val="28"/>
        </w:rPr>
        <w:br/>
      </w:r>
      <w:r w:rsidRPr="00A91F65">
        <w:rPr>
          <w:rStyle w:val="Strong"/>
          <w:sz w:val="28"/>
          <w:szCs w:val="28"/>
        </w:rPr>
        <w:t>k. "The" dùng Trước những danh từ riêng chỉ biển, sông, quần đảo, dãy núi, tên gọi số nhiều của các nước, sa mạc, miền</w:t>
      </w:r>
      <w:r w:rsidRPr="00A91F65">
        <w:rPr>
          <w:sz w:val="28"/>
          <w:szCs w:val="28"/>
        </w:rPr>
        <w:br/>
        <w:t>Ví dụ:</w:t>
      </w:r>
      <w:r w:rsidRPr="00A91F65">
        <w:rPr>
          <w:sz w:val="28"/>
          <w:szCs w:val="28"/>
        </w:rPr>
        <w:br/>
        <w:t>         - The Pacific </w:t>
      </w:r>
      <w:r w:rsidRPr="00A91F65">
        <w:rPr>
          <w:rStyle w:val="Emphasis"/>
          <w:sz w:val="28"/>
          <w:szCs w:val="28"/>
        </w:rPr>
        <w:t>(Thái Bình Dương)</w:t>
      </w:r>
      <w:r w:rsidRPr="00A91F65">
        <w:rPr>
          <w:sz w:val="28"/>
          <w:szCs w:val="28"/>
        </w:rPr>
        <w:t>;The Netherlands </w:t>
      </w:r>
      <w:r w:rsidRPr="00A91F65">
        <w:rPr>
          <w:rStyle w:val="Emphasis"/>
          <w:sz w:val="28"/>
          <w:szCs w:val="28"/>
        </w:rPr>
        <w:t>(Hà Lan)</w:t>
      </w:r>
      <w:r w:rsidRPr="00A91F65">
        <w:rPr>
          <w:sz w:val="28"/>
          <w:szCs w:val="28"/>
        </w:rPr>
        <w:br/>
        <w:t>         - The Crimea </w:t>
      </w:r>
      <w:r w:rsidRPr="00A91F65">
        <w:rPr>
          <w:rStyle w:val="Emphasis"/>
          <w:sz w:val="28"/>
          <w:szCs w:val="28"/>
        </w:rPr>
        <w:t>(Vùng Crimê)</w:t>
      </w:r>
      <w:r w:rsidRPr="00A91F65">
        <w:rPr>
          <w:sz w:val="28"/>
          <w:szCs w:val="28"/>
        </w:rPr>
        <w:t>; The Alps </w:t>
      </w:r>
      <w:r w:rsidRPr="00A91F65">
        <w:rPr>
          <w:rStyle w:val="Emphasis"/>
          <w:sz w:val="28"/>
          <w:szCs w:val="28"/>
        </w:rPr>
        <w:t>(Dãy Alps)</w:t>
      </w:r>
      <w:r w:rsidRPr="00A91F65">
        <w:rPr>
          <w:sz w:val="28"/>
          <w:szCs w:val="28"/>
        </w:rPr>
        <w:br/>
        <w:t> </w:t>
      </w:r>
      <w:r w:rsidRPr="00A91F65">
        <w:rPr>
          <w:rStyle w:val="Strong"/>
          <w:sz w:val="28"/>
          <w:szCs w:val="28"/>
        </w:rPr>
        <w:t>l. "The" cũng đứng Trước những tên gọi gồm Danh từ + of + danh từ</w:t>
      </w:r>
      <w:r w:rsidRPr="00A91F65">
        <w:rPr>
          <w:sz w:val="28"/>
          <w:szCs w:val="28"/>
        </w:rPr>
        <w:br/>
        <w:t>Ví dụ:</w:t>
      </w:r>
      <w:r w:rsidRPr="00A91F65">
        <w:rPr>
          <w:sz w:val="28"/>
          <w:szCs w:val="28"/>
        </w:rPr>
        <w:br/>
        <w:t>         - The Gulf of Mexico </w:t>
      </w:r>
      <w:r w:rsidRPr="00A91F65">
        <w:rPr>
          <w:rStyle w:val="Emphasis"/>
          <w:sz w:val="28"/>
          <w:szCs w:val="28"/>
        </w:rPr>
        <w:t>(Vịnh Mêhicô)</w:t>
      </w:r>
      <w:r w:rsidRPr="00A91F65">
        <w:rPr>
          <w:sz w:val="28"/>
          <w:szCs w:val="28"/>
        </w:rPr>
        <w:br/>
        <w:t>         - The United States of America </w:t>
      </w:r>
      <w:r w:rsidRPr="00A91F65">
        <w:rPr>
          <w:rStyle w:val="Emphasis"/>
          <w:sz w:val="28"/>
          <w:szCs w:val="28"/>
        </w:rPr>
        <w:t>(Hiệp chủng quốc Hoa Kỳ)</w:t>
      </w:r>
      <w:r w:rsidRPr="00A91F65">
        <w:rPr>
          <w:sz w:val="28"/>
          <w:szCs w:val="28"/>
        </w:rPr>
        <w:br/>
      </w:r>
      <w:r w:rsidRPr="00A91F65">
        <w:rPr>
          <w:rStyle w:val="Emphasis"/>
          <w:sz w:val="28"/>
          <w:szCs w:val="28"/>
        </w:rPr>
        <w:t>Nhưng người ta lại nói:</w:t>
      </w:r>
      <w:r w:rsidRPr="00A91F65">
        <w:rPr>
          <w:sz w:val="28"/>
          <w:szCs w:val="28"/>
        </w:rPr>
        <w:br/>
      </w:r>
      <w:r w:rsidRPr="00A91F65">
        <w:rPr>
          <w:rStyle w:val="Emphasis"/>
          <w:sz w:val="28"/>
          <w:szCs w:val="28"/>
        </w:rPr>
        <w:t>          - South Africa (Nam Phi), North America (Bắc Mỹ), West Germany (Tây Đức),mặc dù The north of Spain (Bắc Tây Ban Nha), The Middle East (Trung Đông); The West (Tây Phương)</w:t>
      </w:r>
      <w:r w:rsidRPr="00A91F65">
        <w:rPr>
          <w:sz w:val="28"/>
          <w:szCs w:val="28"/>
        </w:rPr>
        <w:br/>
        <w:t> </w:t>
      </w:r>
      <w:r w:rsidRPr="00A91F65">
        <w:rPr>
          <w:rStyle w:val="Strong"/>
          <w:sz w:val="28"/>
          <w:szCs w:val="28"/>
        </w:rPr>
        <w:t>m. "The" + họ (ở số nhiều)nghĩa là Gia đình ...</w:t>
      </w:r>
      <w:r w:rsidRPr="00A91F65">
        <w:rPr>
          <w:sz w:val="28"/>
          <w:szCs w:val="28"/>
        </w:rPr>
        <w:br/>
        <w:t>Ví dụ:</w:t>
      </w:r>
      <w:r w:rsidRPr="00A91F65">
        <w:rPr>
          <w:sz w:val="28"/>
          <w:szCs w:val="28"/>
        </w:rPr>
        <w:br/>
        <w:t>         The Smiths = </w:t>
      </w:r>
      <w:r w:rsidRPr="00A91F65">
        <w:rPr>
          <w:rStyle w:val="Emphasis"/>
          <w:sz w:val="28"/>
          <w:szCs w:val="28"/>
        </w:rPr>
        <w:t>Gia đình nhà Smith (Vợ chồng Smith và các con)</w:t>
      </w:r>
      <w:r w:rsidRPr="00A91F65">
        <w:rPr>
          <w:sz w:val="28"/>
          <w:szCs w:val="28"/>
        </w:rPr>
        <w:br/>
      </w:r>
      <w:r w:rsidRPr="00A91F65">
        <w:rPr>
          <w:rStyle w:val="Strong"/>
          <w:sz w:val="28"/>
          <w:szCs w:val="28"/>
        </w:rPr>
        <w:t>3.  Không dùng mạo từ xác định</w:t>
      </w:r>
      <w:r w:rsidRPr="00A91F65">
        <w:rPr>
          <w:sz w:val="28"/>
          <w:szCs w:val="28"/>
        </w:rPr>
        <w:br/>
      </w:r>
      <w:r w:rsidRPr="00A91F65">
        <w:rPr>
          <w:rStyle w:val="Strong"/>
          <w:sz w:val="28"/>
          <w:szCs w:val="28"/>
        </w:rPr>
        <w:t> a. Trước tên quốc gia, tên châu lục, tên núi, tên hồ, tên đường.</w:t>
      </w:r>
      <w:r w:rsidRPr="00A91F65">
        <w:rPr>
          <w:sz w:val="28"/>
          <w:szCs w:val="28"/>
        </w:rPr>
        <w:br/>
        <w:t>Ví dụ:</w:t>
      </w:r>
      <w:r w:rsidRPr="00A91F65">
        <w:rPr>
          <w:sz w:val="28"/>
          <w:szCs w:val="28"/>
        </w:rPr>
        <w:br/>
        <w:t>Europe </w:t>
      </w:r>
      <w:r w:rsidRPr="00A91F65">
        <w:rPr>
          <w:rStyle w:val="Emphasis"/>
          <w:sz w:val="28"/>
          <w:szCs w:val="28"/>
        </w:rPr>
        <w:t>(Châu Âu)</w:t>
      </w:r>
      <w:r w:rsidRPr="00A91F65">
        <w:rPr>
          <w:sz w:val="28"/>
          <w:szCs w:val="28"/>
        </w:rPr>
        <w:t>, South America </w:t>
      </w:r>
      <w:r w:rsidRPr="00A91F65">
        <w:rPr>
          <w:rStyle w:val="Emphasis"/>
          <w:sz w:val="28"/>
          <w:szCs w:val="28"/>
        </w:rPr>
        <w:t>(Nam Mỹ)</w:t>
      </w:r>
      <w:r w:rsidRPr="00A91F65">
        <w:rPr>
          <w:sz w:val="28"/>
          <w:szCs w:val="28"/>
        </w:rPr>
        <w:t>, France </w:t>
      </w:r>
      <w:r w:rsidRPr="00A91F65">
        <w:rPr>
          <w:rStyle w:val="Emphasis"/>
          <w:sz w:val="28"/>
          <w:szCs w:val="28"/>
        </w:rPr>
        <w:t>(Pháp Quốc)</w:t>
      </w:r>
      <w:r w:rsidRPr="00A91F65">
        <w:rPr>
          <w:sz w:val="28"/>
          <w:szCs w:val="28"/>
        </w:rPr>
        <w:t>, Downing Street </w:t>
      </w:r>
      <w:r w:rsidRPr="00A91F65">
        <w:rPr>
          <w:rStyle w:val="Emphasis"/>
          <w:sz w:val="28"/>
          <w:szCs w:val="28"/>
        </w:rPr>
        <w:t>(Phố Downing)</w:t>
      </w:r>
      <w:r w:rsidRPr="00A91F65">
        <w:rPr>
          <w:sz w:val="28"/>
          <w:szCs w:val="28"/>
        </w:rPr>
        <w:br/>
        <w:t> </w:t>
      </w:r>
      <w:r w:rsidRPr="00A91F65">
        <w:rPr>
          <w:rStyle w:val="Strong"/>
          <w:sz w:val="28"/>
          <w:szCs w:val="28"/>
        </w:rPr>
        <w:t>b. Khi danh từ không đếm được hoặc danh từ số nhiều dùng theo nghĩa chung nhất, chứ không chỉ riêng trường hợp nào.</w:t>
      </w:r>
      <w:r w:rsidRPr="00A91F65">
        <w:rPr>
          <w:sz w:val="28"/>
          <w:szCs w:val="28"/>
        </w:rPr>
        <w:br/>
        <w:t>Ví dụ:</w:t>
      </w:r>
      <w:r w:rsidRPr="00A91F65">
        <w:rPr>
          <w:sz w:val="28"/>
          <w:szCs w:val="28"/>
        </w:rPr>
        <w:br/>
        <w:t>         - I don't like French beer </w:t>
      </w:r>
      <w:r w:rsidRPr="00A91F65">
        <w:rPr>
          <w:rStyle w:val="Emphasis"/>
          <w:sz w:val="28"/>
          <w:szCs w:val="28"/>
        </w:rPr>
        <w:t>(Tôi không thích bia Pháp)</w:t>
      </w:r>
      <w:r w:rsidRPr="00A91F65">
        <w:rPr>
          <w:sz w:val="28"/>
          <w:szCs w:val="28"/>
        </w:rPr>
        <w:br/>
        <w:t>         - I don't like Mondays </w:t>
      </w:r>
      <w:r w:rsidRPr="00A91F65">
        <w:rPr>
          <w:rStyle w:val="Emphasis"/>
          <w:sz w:val="28"/>
          <w:szCs w:val="28"/>
        </w:rPr>
        <w:t>(Tôi không thích ngày thứ hai) </w:t>
      </w:r>
      <w:r w:rsidRPr="00A91F65">
        <w:rPr>
          <w:sz w:val="28"/>
          <w:szCs w:val="28"/>
        </w:rPr>
        <w:br/>
      </w:r>
      <w:r w:rsidRPr="00A91F65">
        <w:rPr>
          <w:rStyle w:val="Strong"/>
          <w:sz w:val="28"/>
          <w:szCs w:val="28"/>
        </w:rPr>
        <w:t> c. Sau tính từ sở hữu (possessive adjective) hoặc sau danh từ ở sở hữu cách (possessive case).</w:t>
      </w:r>
      <w:r w:rsidRPr="00A91F65">
        <w:rPr>
          <w:sz w:val="28"/>
          <w:szCs w:val="28"/>
        </w:rPr>
        <w:br/>
        <w:t>Ví dụ:</w:t>
      </w:r>
      <w:r w:rsidRPr="00A91F65">
        <w:rPr>
          <w:sz w:val="28"/>
          <w:szCs w:val="28"/>
        </w:rPr>
        <w:br/>
        <w:t>         - My friend, chứ không nói My the friend</w:t>
      </w:r>
      <w:r w:rsidRPr="00A91F65">
        <w:rPr>
          <w:sz w:val="28"/>
          <w:szCs w:val="28"/>
        </w:rPr>
        <w:br/>
        <w:t>         - The girl's mother = the mother of the girl </w:t>
      </w:r>
      <w:r w:rsidRPr="00A91F65">
        <w:rPr>
          <w:rStyle w:val="Emphasis"/>
          <w:sz w:val="28"/>
          <w:szCs w:val="28"/>
        </w:rPr>
        <w:t>(Mẹ của cô gái)</w:t>
      </w:r>
      <w:r w:rsidRPr="00A91F65">
        <w:rPr>
          <w:sz w:val="28"/>
          <w:szCs w:val="28"/>
        </w:rPr>
        <w:br/>
      </w:r>
      <w:r w:rsidRPr="00A91F65">
        <w:rPr>
          <w:rStyle w:val="Strong"/>
          <w:sz w:val="28"/>
          <w:szCs w:val="28"/>
        </w:rPr>
        <w:t>d. Trước tên gọi các bữa ăn.</w:t>
      </w:r>
      <w:r w:rsidRPr="00A91F65">
        <w:rPr>
          <w:sz w:val="28"/>
          <w:szCs w:val="28"/>
        </w:rPr>
        <w:br/>
        <w:t>Ví dụ</w:t>
      </w:r>
      <w:r w:rsidRPr="00A91F65">
        <w:rPr>
          <w:sz w:val="28"/>
          <w:szCs w:val="28"/>
        </w:rPr>
        <w:br/>
        <w:t>        - They have lunch at eleven </w:t>
      </w:r>
      <w:r w:rsidRPr="00A91F65">
        <w:rPr>
          <w:rStyle w:val="Emphasis"/>
          <w:sz w:val="28"/>
          <w:szCs w:val="28"/>
        </w:rPr>
        <w:t>(Họ ăn cơm trưa lúc 11 giờ)</w:t>
      </w:r>
      <w:r w:rsidRPr="00A91F65">
        <w:rPr>
          <w:sz w:val="28"/>
          <w:szCs w:val="28"/>
        </w:rPr>
        <w:br/>
        <w:t>        - They invited some friends to dinner. </w:t>
      </w:r>
      <w:r w:rsidRPr="00A91F65">
        <w:rPr>
          <w:rStyle w:val="Emphasis"/>
          <w:sz w:val="28"/>
          <w:szCs w:val="28"/>
        </w:rPr>
        <w:t>(Họ mời vài người bạn đến ăn tối)</w:t>
      </w:r>
      <w:r w:rsidRPr="00A91F65">
        <w:rPr>
          <w:sz w:val="28"/>
          <w:szCs w:val="28"/>
        </w:rPr>
        <w:br/>
      </w:r>
      <w:r w:rsidRPr="00A91F65">
        <w:rPr>
          <w:rStyle w:val="Strong"/>
          <w:sz w:val="28"/>
          <w:szCs w:val="28"/>
        </w:rPr>
        <w:t>e. Trước danh từ chỉ phương tiện đi lại:</w:t>
      </w:r>
      <w:r w:rsidRPr="00A91F65">
        <w:rPr>
          <w:sz w:val="28"/>
          <w:szCs w:val="28"/>
        </w:rPr>
        <w:br/>
        <w:t>Ví dụ:</w:t>
      </w:r>
      <w:r w:rsidRPr="00A91F65">
        <w:rPr>
          <w:sz w:val="28"/>
          <w:szCs w:val="28"/>
        </w:rPr>
        <w:br/>
        <w:t>             I go to school by bicycle. </w:t>
      </w:r>
      <w:r w:rsidRPr="00A91F65">
        <w:rPr>
          <w:rStyle w:val="Emphasis"/>
          <w:sz w:val="28"/>
          <w:szCs w:val="28"/>
        </w:rPr>
        <w:t>(Tôi đi học bằng xe đạp.)</w:t>
      </w:r>
      <w:r w:rsidRPr="00A91F65">
        <w:rPr>
          <w:sz w:val="28"/>
          <w:szCs w:val="28"/>
        </w:rPr>
        <w:br/>
        <w:t>             Our employees are encouraged to go to work by bus.</w:t>
      </w:r>
      <w:r w:rsidRPr="00A91F65">
        <w:rPr>
          <w:sz w:val="28"/>
          <w:szCs w:val="28"/>
        </w:rPr>
        <w:br/>
        <w:t>         </w:t>
      </w:r>
      <w:r w:rsidRPr="00A91F65">
        <w:rPr>
          <w:rStyle w:val="Emphasis"/>
          <w:sz w:val="28"/>
          <w:szCs w:val="28"/>
        </w:rPr>
        <w:t>    (Nhân viên của chúng tôi được khuyến khích đi làm bằng xe buýt.)</w:t>
      </w:r>
      <w:r w:rsidRPr="00A91F65">
        <w:rPr>
          <w:sz w:val="28"/>
          <w:szCs w:val="28"/>
        </w:rPr>
        <w:br/>
        <w:t>Nói chung, có thể thiếu "The" nếu đi đến các địa điểm đó mà ko nhằm mục đích sử dụng các dịch vụ hay chức năng của nó.</w:t>
      </w:r>
      <w:r w:rsidRPr="00A91F65">
        <w:rPr>
          <w:sz w:val="28"/>
          <w:szCs w:val="28"/>
        </w:rPr>
        <w:br/>
        <w:t>Ví dụ:</w:t>
      </w:r>
      <w:r w:rsidRPr="00A91F65">
        <w:rPr>
          <w:sz w:val="28"/>
          <w:szCs w:val="28"/>
        </w:rPr>
        <w:br/>
        <w:t>          I go to school everyday. </w:t>
      </w:r>
      <w:r w:rsidRPr="00A91F65">
        <w:rPr>
          <w:rStyle w:val="Emphasis"/>
          <w:sz w:val="28"/>
          <w:szCs w:val="28"/>
        </w:rPr>
        <w:t>(Tôi đến trường hàng ngày)</w:t>
      </w:r>
      <w:r w:rsidRPr="00A91F65">
        <w:rPr>
          <w:sz w:val="28"/>
          <w:szCs w:val="28"/>
        </w:rPr>
        <w:br/>
        <w:t>         They went to the school to see their children's teacher.</w:t>
      </w:r>
      <w:r w:rsidRPr="00A91F65">
        <w:rPr>
          <w:sz w:val="28"/>
          <w:szCs w:val="28"/>
        </w:rPr>
        <w:br/>
        <w:t>       </w:t>
      </w:r>
      <w:r w:rsidRPr="00A91F65">
        <w:rPr>
          <w:rStyle w:val="Emphasis"/>
          <w:sz w:val="28"/>
          <w:szCs w:val="28"/>
        </w:rPr>
        <w:t>  (Họ đến trường để gặp thầy của con họ)</w:t>
      </w:r>
    </w:p>
    <w:p w:rsidR="009E1A62" w:rsidRPr="00A91F65" w:rsidRDefault="009E1A62" w:rsidP="008D1D00">
      <w:pPr>
        <w:tabs>
          <w:tab w:val="left" w:pos="4605"/>
        </w:tabs>
        <w:spacing w:after="0" w:line="288" w:lineRule="auto"/>
        <w:rPr>
          <w:b/>
          <w:sz w:val="28"/>
          <w:szCs w:val="28"/>
        </w:rPr>
      </w:pPr>
    </w:p>
    <w:p w:rsidR="009E1A62" w:rsidRDefault="009E1A62" w:rsidP="008D1D00">
      <w:pPr>
        <w:tabs>
          <w:tab w:val="left" w:pos="4605"/>
        </w:tabs>
        <w:spacing w:after="0" w:line="288" w:lineRule="auto"/>
        <w:rPr>
          <w:b/>
          <w:color w:val="FF0000"/>
          <w:sz w:val="28"/>
          <w:szCs w:val="28"/>
        </w:rPr>
      </w:pPr>
      <w:r w:rsidRPr="00A91F65">
        <w:rPr>
          <w:b/>
          <w:color w:val="FF0000"/>
          <w:sz w:val="28"/>
          <w:szCs w:val="28"/>
        </w:rPr>
        <w:t>C. BÀI TẬP VẬN DỤNG:</w:t>
      </w:r>
    </w:p>
    <w:p w:rsidR="00627620" w:rsidRPr="00AC5418" w:rsidRDefault="008D1D00" w:rsidP="008D1D00">
      <w:pPr>
        <w:spacing w:after="0" w:line="288" w:lineRule="auto"/>
        <w:rPr>
          <w:b/>
          <w:color w:val="FF0000"/>
          <w:sz w:val="28"/>
          <w:szCs w:val="28"/>
        </w:rPr>
      </w:pPr>
      <w:r>
        <w:rPr>
          <w:rFonts w:ascii="Calibri" w:hAnsi="Calibri" w:cs="Calibri"/>
          <w:b/>
          <w:color w:val="FF0000"/>
          <w:sz w:val="28"/>
          <w:szCs w:val="28"/>
        </w:rPr>
        <w:t>❶</w:t>
      </w:r>
      <w:r w:rsidR="00627620" w:rsidRPr="00AC5418">
        <w:rPr>
          <w:b/>
          <w:color w:val="FF0000"/>
          <w:sz w:val="28"/>
          <w:szCs w:val="28"/>
        </w:rPr>
        <w:t xml:space="preserve">. </w:t>
      </w:r>
      <w:r w:rsidR="000011C9" w:rsidRPr="00AC5418">
        <w:rPr>
          <w:b/>
          <w:color w:val="FF0000"/>
          <w:sz w:val="28"/>
          <w:szCs w:val="28"/>
        </w:rPr>
        <w:t>PHONETICS</w:t>
      </w:r>
    </w:p>
    <w:p w:rsidR="008E503C" w:rsidRPr="00AC5418" w:rsidRDefault="008E503C" w:rsidP="008D1D00">
      <w:pPr>
        <w:spacing w:after="0" w:line="288" w:lineRule="auto"/>
        <w:rPr>
          <w:b/>
          <w:color w:val="0000CC"/>
          <w:sz w:val="28"/>
          <w:szCs w:val="28"/>
        </w:rPr>
      </w:pPr>
      <w:r w:rsidRPr="00AC5418">
        <w:rPr>
          <w:b/>
          <w:color w:val="0000CC"/>
          <w:sz w:val="28"/>
          <w:szCs w:val="28"/>
        </w:rPr>
        <w:t>I. Choose the words whose underlined part is pronounced differently from that of the others in each group</w:t>
      </w:r>
    </w:p>
    <w:p w:rsidR="00A77374" w:rsidRPr="001A634F" w:rsidRDefault="00A77374" w:rsidP="008D1D00">
      <w:pPr>
        <w:spacing w:after="0" w:line="288" w:lineRule="auto"/>
        <w:rPr>
          <w:sz w:val="28"/>
          <w:szCs w:val="28"/>
        </w:rPr>
      </w:pPr>
      <w:r w:rsidRPr="001A634F">
        <w:rPr>
          <w:sz w:val="28"/>
          <w:szCs w:val="28"/>
        </w:rPr>
        <w:t>1. A. lei</w:t>
      </w:r>
      <w:r w:rsidRPr="001A634F">
        <w:rPr>
          <w:sz w:val="28"/>
          <w:szCs w:val="28"/>
          <w:u w:val="single"/>
        </w:rPr>
        <w:t>sure</w:t>
      </w:r>
      <w:r w:rsidRPr="001A634F">
        <w:rPr>
          <w:sz w:val="28"/>
          <w:szCs w:val="28"/>
        </w:rPr>
        <w:tab/>
      </w:r>
      <w:r w:rsidRPr="001A634F">
        <w:rPr>
          <w:sz w:val="28"/>
          <w:szCs w:val="28"/>
        </w:rPr>
        <w:tab/>
      </w:r>
      <w:r w:rsidRPr="001A634F">
        <w:rPr>
          <w:sz w:val="28"/>
          <w:szCs w:val="28"/>
        </w:rPr>
        <w:tab/>
        <w:t>B. plea</w:t>
      </w:r>
      <w:r w:rsidRPr="001A634F">
        <w:rPr>
          <w:sz w:val="28"/>
          <w:szCs w:val="28"/>
          <w:u w:val="single"/>
        </w:rPr>
        <w:t>sure</w:t>
      </w:r>
      <w:r w:rsidRPr="001A634F">
        <w:rPr>
          <w:sz w:val="28"/>
          <w:szCs w:val="28"/>
        </w:rPr>
        <w:tab/>
      </w:r>
      <w:r w:rsidRPr="001A634F">
        <w:rPr>
          <w:sz w:val="28"/>
          <w:szCs w:val="28"/>
        </w:rPr>
        <w:tab/>
        <w:t>C. en</w:t>
      </w:r>
      <w:r w:rsidRPr="001A634F">
        <w:rPr>
          <w:sz w:val="28"/>
          <w:szCs w:val="28"/>
          <w:u w:val="single"/>
        </w:rPr>
        <w:t>sure</w:t>
      </w:r>
      <w:r w:rsidRPr="001A634F">
        <w:rPr>
          <w:sz w:val="28"/>
          <w:szCs w:val="28"/>
        </w:rPr>
        <w:tab/>
      </w:r>
      <w:r w:rsidRPr="001A634F">
        <w:rPr>
          <w:sz w:val="28"/>
          <w:szCs w:val="28"/>
        </w:rPr>
        <w:tab/>
        <w:t>D. mea</w:t>
      </w:r>
      <w:r w:rsidRPr="001A634F">
        <w:rPr>
          <w:sz w:val="28"/>
          <w:szCs w:val="28"/>
          <w:u w:val="single"/>
        </w:rPr>
        <w:t>sure</w:t>
      </w:r>
    </w:p>
    <w:p w:rsidR="00A77374" w:rsidRPr="001A634F" w:rsidRDefault="00A77374" w:rsidP="008D1D00">
      <w:pPr>
        <w:spacing w:after="0" w:line="288" w:lineRule="auto"/>
        <w:rPr>
          <w:sz w:val="28"/>
          <w:szCs w:val="28"/>
        </w:rPr>
      </w:pPr>
      <w:r w:rsidRPr="001A634F">
        <w:rPr>
          <w:sz w:val="28"/>
          <w:szCs w:val="28"/>
        </w:rPr>
        <w:t>2. A. comm</w:t>
      </w:r>
      <w:r w:rsidRPr="001A634F">
        <w:rPr>
          <w:sz w:val="28"/>
          <w:szCs w:val="28"/>
          <w:u w:val="single"/>
        </w:rPr>
        <w:t>u</w:t>
      </w:r>
      <w:r w:rsidRPr="001A634F">
        <w:rPr>
          <w:sz w:val="28"/>
          <w:szCs w:val="28"/>
        </w:rPr>
        <w:t>nity</w:t>
      </w:r>
      <w:r w:rsidRPr="001A634F">
        <w:rPr>
          <w:sz w:val="28"/>
          <w:szCs w:val="28"/>
        </w:rPr>
        <w:tab/>
      </w:r>
      <w:r w:rsidRPr="001A634F">
        <w:rPr>
          <w:sz w:val="28"/>
          <w:szCs w:val="28"/>
        </w:rPr>
        <w:tab/>
        <w:t>B. comp</w:t>
      </w:r>
      <w:r w:rsidRPr="001A634F">
        <w:rPr>
          <w:sz w:val="28"/>
          <w:szCs w:val="28"/>
          <w:u w:val="single"/>
        </w:rPr>
        <w:t>u</w:t>
      </w:r>
      <w:r w:rsidRPr="001A634F">
        <w:rPr>
          <w:sz w:val="28"/>
          <w:szCs w:val="28"/>
        </w:rPr>
        <w:t>ter</w:t>
      </w:r>
      <w:r w:rsidRPr="001A634F">
        <w:rPr>
          <w:sz w:val="28"/>
          <w:szCs w:val="28"/>
        </w:rPr>
        <w:tab/>
      </w:r>
      <w:r w:rsidRPr="001A634F">
        <w:rPr>
          <w:sz w:val="28"/>
          <w:szCs w:val="28"/>
        </w:rPr>
        <w:tab/>
        <w:t>C.m</w:t>
      </w:r>
      <w:r w:rsidRPr="001A634F">
        <w:rPr>
          <w:sz w:val="28"/>
          <w:szCs w:val="28"/>
          <w:u w:val="single"/>
        </w:rPr>
        <w:t>u</w:t>
      </w:r>
      <w:r w:rsidRPr="001A634F">
        <w:rPr>
          <w:sz w:val="28"/>
          <w:szCs w:val="28"/>
        </w:rPr>
        <w:t>seum</w:t>
      </w:r>
      <w:r w:rsidRPr="001A634F">
        <w:rPr>
          <w:sz w:val="28"/>
          <w:szCs w:val="28"/>
        </w:rPr>
        <w:tab/>
      </w:r>
      <w:r w:rsidRPr="001A634F">
        <w:rPr>
          <w:sz w:val="28"/>
          <w:szCs w:val="28"/>
        </w:rPr>
        <w:tab/>
        <w:t>D. c</w:t>
      </w:r>
      <w:r w:rsidRPr="001A634F">
        <w:rPr>
          <w:sz w:val="28"/>
          <w:szCs w:val="28"/>
          <w:u w:val="single"/>
        </w:rPr>
        <w:t>u</w:t>
      </w:r>
      <w:r w:rsidRPr="001A634F">
        <w:rPr>
          <w:sz w:val="28"/>
          <w:szCs w:val="28"/>
        </w:rPr>
        <w:t>rious</w:t>
      </w:r>
    </w:p>
    <w:p w:rsidR="00A77374" w:rsidRPr="001A634F" w:rsidRDefault="00A77374" w:rsidP="008D1D00">
      <w:pPr>
        <w:spacing w:after="0" w:line="288" w:lineRule="auto"/>
        <w:rPr>
          <w:sz w:val="28"/>
          <w:szCs w:val="28"/>
        </w:rPr>
      </w:pPr>
      <w:r w:rsidRPr="001A634F">
        <w:rPr>
          <w:sz w:val="28"/>
          <w:szCs w:val="28"/>
        </w:rPr>
        <w:t>3. A. m</w:t>
      </w:r>
      <w:r w:rsidRPr="001A634F">
        <w:rPr>
          <w:sz w:val="28"/>
          <w:szCs w:val="28"/>
          <w:u w:val="single"/>
        </w:rPr>
        <w:t>i</w:t>
      </w:r>
      <w:r w:rsidRPr="001A634F">
        <w:rPr>
          <w:sz w:val="28"/>
          <w:szCs w:val="28"/>
        </w:rPr>
        <w:t>nority</w:t>
      </w:r>
      <w:r w:rsidRPr="001A634F">
        <w:rPr>
          <w:sz w:val="28"/>
          <w:szCs w:val="28"/>
        </w:rPr>
        <w:tab/>
      </w:r>
      <w:r w:rsidRPr="001A634F">
        <w:rPr>
          <w:sz w:val="28"/>
          <w:szCs w:val="28"/>
        </w:rPr>
        <w:tab/>
        <w:t>B. ethin</w:t>
      </w:r>
      <w:r w:rsidRPr="001A634F">
        <w:rPr>
          <w:sz w:val="28"/>
          <w:szCs w:val="28"/>
          <w:u w:val="single"/>
        </w:rPr>
        <w:t>i</w:t>
      </w:r>
      <w:r w:rsidRPr="001A634F">
        <w:rPr>
          <w:sz w:val="28"/>
          <w:szCs w:val="28"/>
        </w:rPr>
        <w:t>c</w:t>
      </w:r>
      <w:r w:rsidRPr="001A634F">
        <w:rPr>
          <w:sz w:val="28"/>
          <w:szCs w:val="28"/>
        </w:rPr>
        <w:tab/>
      </w:r>
      <w:r w:rsidRPr="001A634F">
        <w:rPr>
          <w:sz w:val="28"/>
          <w:szCs w:val="28"/>
        </w:rPr>
        <w:tab/>
        <w:t>C. trad</w:t>
      </w:r>
      <w:r w:rsidRPr="001A634F">
        <w:rPr>
          <w:sz w:val="28"/>
          <w:szCs w:val="28"/>
          <w:u w:val="single"/>
        </w:rPr>
        <w:t>i</w:t>
      </w:r>
      <w:r w:rsidRPr="001A634F">
        <w:rPr>
          <w:sz w:val="28"/>
          <w:szCs w:val="28"/>
        </w:rPr>
        <w:t>tion</w:t>
      </w:r>
      <w:r w:rsidRPr="001A634F">
        <w:rPr>
          <w:sz w:val="28"/>
          <w:szCs w:val="28"/>
        </w:rPr>
        <w:tab/>
      </w:r>
      <w:r w:rsidRPr="001A634F">
        <w:rPr>
          <w:sz w:val="28"/>
          <w:szCs w:val="28"/>
        </w:rPr>
        <w:tab/>
        <w:t>D. rel</w:t>
      </w:r>
      <w:r w:rsidRPr="001A634F">
        <w:rPr>
          <w:sz w:val="28"/>
          <w:szCs w:val="28"/>
          <w:u w:val="single"/>
        </w:rPr>
        <w:t>i</w:t>
      </w:r>
      <w:r w:rsidRPr="001A634F">
        <w:rPr>
          <w:sz w:val="28"/>
          <w:szCs w:val="28"/>
        </w:rPr>
        <w:t>gion</w:t>
      </w:r>
    </w:p>
    <w:p w:rsidR="00A77374" w:rsidRPr="001A634F" w:rsidRDefault="00A77374" w:rsidP="008D1D00">
      <w:pPr>
        <w:spacing w:after="0" w:line="288" w:lineRule="auto"/>
        <w:rPr>
          <w:sz w:val="28"/>
          <w:szCs w:val="28"/>
        </w:rPr>
      </w:pPr>
      <w:r w:rsidRPr="001A634F">
        <w:rPr>
          <w:sz w:val="28"/>
          <w:szCs w:val="28"/>
        </w:rPr>
        <w:t>4. A. recognis</w:t>
      </w:r>
      <w:r w:rsidRPr="001A634F">
        <w:rPr>
          <w:sz w:val="28"/>
          <w:szCs w:val="28"/>
          <w:u w:val="single"/>
        </w:rPr>
        <w:t>ed</w:t>
      </w:r>
      <w:r w:rsidRPr="001A634F">
        <w:rPr>
          <w:sz w:val="28"/>
          <w:szCs w:val="28"/>
        </w:rPr>
        <w:tab/>
      </w:r>
      <w:r w:rsidRPr="001A634F">
        <w:rPr>
          <w:sz w:val="28"/>
          <w:szCs w:val="28"/>
        </w:rPr>
        <w:tab/>
        <w:t>B. desighn</w:t>
      </w:r>
      <w:r w:rsidRPr="001A634F">
        <w:rPr>
          <w:sz w:val="28"/>
          <w:szCs w:val="28"/>
          <w:u w:val="single"/>
        </w:rPr>
        <w:t>ed</w:t>
      </w:r>
      <w:r w:rsidRPr="001A634F">
        <w:rPr>
          <w:sz w:val="28"/>
          <w:szCs w:val="28"/>
        </w:rPr>
        <w:tab/>
        <w:t>C. display</w:t>
      </w:r>
      <w:r w:rsidRPr="001A634F">
        <w:rPr>
          <w:sz w:val="28"/>
          <w:szCs w:val="28"/>
          <w:u w:val="single"/>
        </w:rPr>
        <w:t>ed</w:t>
      </w:r>
      <w:r w:rsidRPr="001A634F">
        <w:rPr>
          <w:sz w:val="28"/>
          <w:szCs w:val="28"/>
        </w:rPr>
        <w:tab/>
      </w:r>
      <w:r w:rsidRPr="001A634F">
        <w:rPr>
          <w:sz w:val="28"/>
          <w:szCs w:val="28"/>
        </w:rPr>
        <w:tab/>
        <w:t>D. enter</w:t>
      </w:r>
      <w:r w:rsidRPr="001A634F">
        <w:rPr>
          <w:sz w:val="28"/>
          <w:szCs w:val="28"/>
          <w:u w:val="single"/>
        </w:rPr>
        <w:t>ed</w:t>
      </w:r>
    </w:p>
    <w:p w:rsidR="00A77374" w:rsidRPr="001A634F" w:rsidRDefault="00A77374" w:rsidP="008D1D00">
      <w:pPr>
        <w:spacing w:after="0" w:line="288" w:lineRule="auto"/>
        <w:rPr>
          <w:sz w:val="28"/>
          <w:szCs w:val="28"/>
        </w:rPr>
      </w:pPr>
      <w:r w:rsidRPr="001A634F">
        <w:rPr>
          <w:sz w:val="28"/>
          <w:szCs w:val="28"/>
        </w:rPr>
        <w:t>5. A. educa</w:t>
      </w:r>
      <w:r w:rsidRPr="001A634F">
        <w:rPr>
          <w:sz w:val="28"/>
          <w:szCs w:val="28"/>
          <w:u w:val="single"/>
        </w:rPr>
        <w:t>tion</w:t>
      </w:r>
      <w:r w:rsidRPr="001A634F">
        <w:rPr>
          <w:sz w:val="28"/>
          <w:szCs w:val="28"/>
        </w:rPr>
        <w:tab/>
      </w:r>
      <w:r w:rsidRPr="001A634F">
        <w:rPr>
          <w:sz w:val="28"/>
          <w:szCs w:val="28"/>
        </w:rPr>
        <w:tab/>
        <w:t>B. ques</w:t>
      </w:r>
      <w:r w:rsidRPr="001A634F">
        <w:rPr>
          <w:sz w:val="28"/>
          <w:szCs w:val="28"/>
          <w:u w:val="single"/>
        </w:rPr>
        <w:t>tion</w:t>
      </w:r>
      <w:r w:rsidRPr="001A634F">
        <w:rPr>
          <w:sz w:val="28"/>
          <w:szCs w:val="28"/>
        </w:rPr>
        <w:tab/>
      </w:r>
      <w:r w:rsidRPr="001A634F">
        <w:rPr>
          <w:sz w:val="28"/>
          <w:szCs w:val="28"/>
        </w:rPr>
        <w:tab/>
        <w:t>C. pollu</w:t>
      </w:r>
      <w:r w:rsidRPr="001A634F">
        <w:rPr>
          <w:sz w:val="28"/>
          <w:szCs w:val="28"/>
          <w:u w:val="single"/>
        </w:rPr>
        <w:t>tion</w:t>
      </w:r>
      <w:r w:rsidRPr="001A634F">
        <w:rPr>
          <w:sz w:val="28"/>
          <w:szCs w:val="28"/>
        </w:rPr>
        <w:tab/>
      </w:r>
      <w:r w:rsidRPr="001A634F">
        <w:rPr>
          <w:sz w:val="28"/>
          <w:szCs w:val="28"/>
        </w:rPr>
        <w:tab/>
        <w:t>D. collec</w:t>
      </w:r>
      <w:r w:rsidRPr="001A634F">
        <w:rPr>
          <w:sz w:val="28"/>
          <w:szCs w:val="28"/>
          <w:u w:val="single"/>
        </w:rPr>
        <w:t>tion</w:t>
      </w:r>
    </w:p>
    <w:p w:rsidR="00A77374" w:rsidRPr="001A634F" w:rsidRDefault="00A77374" w:rsidP="008D1D00">
      <w:pPr>
        <w:spacing w:after="0" w:line="288" w:lineRule="auto"/>
        <w:rPr>
          <w:sz w:val="28"/>
          <w:szCs w:val="28"/>
        </w:rPr>
      </w:pPr>
      <w:r w:rsidRPr="001A634F">
        <w:rPr>
          <w:sz w:val="28"/>
          <w:szCs w:val="28"/>
        </w:rPr>
        <w:t>6. A. school</w:t>
      </w:r>
      <w:r w:rsidRPr="001A634F">
        <w:rPr>
          <w:sz w:val="28"/>
          <w:szCs w:val="28"/>
        </w:rPr>
        <w:tab/>
      </w:r>
      <w:r w:rsidRPr="001A634F">
        <w:rPr>
          <w:sz w:val="28"/>
          <w:szCs w:val="28"/>
        </w:rPr>
        <w:tab/>
      </w:r>
      <w:r w:rsidRPr="001A634F">
        <w:rPr>
          <w:sz w:val="28"/>
          <w:szCs w:val="28"/>
        </w:rPr>
        <w:tab/>
        <w:t>B. skull</w:t>
      </w:r>
      <w:r w:rsidRPr="001A634F">
        <w:rPr>
          <w:sz w:val="28"/>
          <w:szCs w:val="28"/>
        </w:rPr>
        <w:tab/>
      </w:r>
      <w:r w:rsidRPr="001A634F">
        <w:rPr>
          <w:sz w:val="28"/>
          <w:szCs w:val="28"/>
        </w:rPr>
        <w:tab/>
        <w:t>C. scenery</w:t>
      </w:r>
      <w:r w:rsidRPr="001A634F">
        <w:rPr>
          <w:sz w:val="28"/>
          <w:szCs w:val="28"/>
        </w:rPr>
        <w:tab/>
      </w:r>
      <w:r w:rsidRPr="001A634F">
        <w:rPr>
          <w:sz w:val="28"/>
          <w:szCs w:val="28"/>
        </w:rPr>
        <w:tab/>
        <w:t>D. sky</w:t>
      </w:r>
    </w:p>
    <w:p w:rsidR="00A77374" w:rsidRPr="001A634F" w:rsidRDefault="00A77374" w:rsidP="008D1D00">
      <w:pPr>
        <w:spacing w:after="0" w:line="288" w:lineRule="auto"/>
        <w:rPr>
          <w:sz w:val="28"/>
          <w:szCs w:val="28"/>
        </w:rPr>
      </w:pPr>
      <w:r w:rsidRPr="001A634F">
        <w:rPr>
          <w:sz w:val="28"/>
          <w:szCs w:val="28"/>
        </w:rPr>
        <w:t>7. A. visit</w:t>
      </w:r>
      <w:r w:rsidRPr="001A634F">
        <w:rPr>
          <w:sz w:val="28"/>
          <w:szCs w:val="28"/>
          <w:u w:val="single"/>
        </w:rPr>
        <w:t>ed</w:t>
      </w:r>
      <w:r w:rsidRPr="001A634F">
        <w:rPr>
          <w:sz w:val="28"/>
          <w:szCs w:val="28"/>
        </w:rPr>
        <w:tab/>
      </w:r>
      <w:r w:rsidRPr="001A634F">
        <w:rPr>
          <w:sz w:val="28"/>
          <w:szCs w:val="28"/>
        </w:rPr>
        <w:tab/>
      </w:r>
      <w:r w:rsidRPr="001A634F">
        <w:rPr>
          <w:sz w:val="28"/>
          <w:szCs w:val="28"/>
        </w:rPr>
        <w:tab/>
        <w:t>B. recommend</w:t>
      </w:r>
      <w:r w:rsidRPr="001A634F">
        <w:rPr>
          <w:sz w:val="28"/>
          <w:szCs w:val="28"/>
          <w:u w:val="single"/>
        </w:rPr>
        <w:t>ed</w:t>
      </w:r>
      <w:r w:rsidRPr="001A634F">
        <w:rPr>
          <w:sz w:val="28"/>
          <w:szCs w:val="28"/>
        </w:rPr>
        <w:tab/>
        <w:t>C. want</w:t>
      </w:r>
      <w:r w:rsidRPr="001A634F">
        <w:rPr>
          <w:sz w:val="28"/>
          <w:szCs w:val="28"/>
          <w:u w:val="single"/>
        </w:rPr>
        <w:t>ed</w:t>
      </w:r>
      <w:r w:rsidRPr="001A634F">
        <w:rPr>
          <w:sz w:val="28"/>
          <w:szCs w:val="28"/>
        </w:rPr>
        <w:tab/>
      </w:r>
      <w:r w:rsidRPr="001A634F">
        <w:rPr>
          <w:sz w:val="28"/>
          <w:szCs w:val="28"/>
        </w:rPr>
        <w:tab/>
        <w:t>D. hop</w:t>
      </w:r>
      <w:r w:rsidRPr="001A634F">
        <w:rPr>
          <w:sz w:val="28"/>
          <w:szCs w:val="28"/>
          <w:u w:val="single"/>
        </w:rPr>
        <w:t>ed</w:t>
      </w:r>
    </w:p>
    <w:p w:rsidR="00A77374" w:rsidRPr="001A634F" w:rsidRDefault="00A77374" w:rsidP="008D1D00">
      <w:pPr>
        <w:spacing w:after="0" w:line="288" w:lineRule="auto"/>
        <w:rPr>
          <w:sz w:val="28"/>
          <w:szCs w:val="28"/>
        </w:rPr>
      </w:pPr>
      <w:r w:rsidRPr="001A634F">
        <w:rPr>
          <w:sz w:val="28"/>
          <w:szCs w:val="28"/>
        </w:rPr>
        <w:t>8. A. imp</w:t>
      </w:r>
      <w:r w:rsidRPr="001A634F">
        <w:rPr>
          <w:sz w:val="28"/>
          <w:szCs w:val="28"/>
          <w:u w:val="single"/>
        </w:rPr>
        <w:t>o</w:t>
      </w:r>
      <w:r w:rsidRPr="001A634F">
        <w:rPr>
          <w:sz w:val="28"/>
          <w:szCs w:val="28"/>
        </w:rPr>
        <w:t>rtant</w:t>
      </w:r>
      <w:r w:rsidRPr="001A634F">
        <w:rPr>
          <w:sz w:val="28"/>
          <w:szCs w:val="28"/>
        </w:rPr>
        <w:tab/>
      </w:r>
      <w:r w:rsidRPr="001A634F">
        <w:rPr>
          <w:sz w:val="28"/>
          <w:szCs w:val="28"/>
        </w:rPr>
        <w:tab/>
        <w:t>B. b</w:t>
      </w:r>
      <w:r w:rsidRPr="001A634F">
        <w:rPr>
          <w:sz w:val="28"/>
          <w:szCs w:val="28"/>
          <w:u w:val="single"/>
        </w:rPr>
        <w:t>o</w:t>
      </w:r>
      <w:r w:rsidRPr="001A634F">
        <w:rPr>
          <w:sz w:val="28"/>
          <w:szCs w:val="28"/>
        </w:rPr>
        <w:t>ring</w:t>
      </w:r>
      <w:r w:rsidRPr="001A634F">
        <w:rPr>
          <w:sz w:val="28"/>
          <w:szCs w:val="28"/>
        </w:rPr>
        <w:tab/>
      </w:r>
      <w:r w:rsidRPr="001A634F">
        <w:rPr>
          <w:sz w:val="28"/>
          <w:szCs w:val="28"/>
        </w:rPr>
        <w:tab/>
        <w:t>C. min</w:t>
      </w:r>
      <w:r w:rsidRPr="001A634F">
        <w:rPr>
          <w:sz w:val="28"/>
          <w:szCs w:val="28"/>
          <w:u w:val="single"/>
        </w:rPr>
        <w:t>o</w:t>
      </w:r>
      <w:r w:rsidRPr="001A634F">
        <w:rPr>
          <w:sz w:val="28"/>
          <w:szCs w:val="28"/>
        </w:rPr>
        <w:t>r</w:t>
      </w:r>
      <w:r w:rsidRPr="001A634F">
        <w:rPr>
          <w:sz w:val="28"/>
          <w:szCs w:val="28"/>
        </w:rPr>
        <w:tab/>
      </w:r>
      <w:r w:rsidRPr="001A634F">
        <w:rPr>
          <w:sz w:val="28"/>
          <w:szCs w:val="28"/>
        </w:rPr>
        <w:tab/>
        <w:t>D. n</w:t>
      </w:r>
      <w:r w:rsidRPr="001A634F">
        <w:rPr>
          <w:sz w:val="28"/>
          <w:szCs w:val="28"/>
          <w:u w:val="single"/>
        </w:rPr>
        <w:t>o</w:t>
      </w:r>
      <w:r w:rsidRPr="001A634F">
        <w:rPr>
          <w:sz w:val="28"/>
          <w:szCs w:val="28"/>
        </w:rPr>
        <w:t>rthern</w:t>
      </w:r>
    </w:p>
    <w:p w:rsidR="00A77374" w:rsidRPr="001A634F" w:rsidRDefault="00A77374" w:rsidP="008D1D00">
      <w:pPr>
        <w:spacing w:after="0" w:line="288" w:lineRule="auto"/>
        <w:rPr>
          <w:sz w:val="28"/>
          <w:szCs w:val="28"/>
        </w:rPr>
      </w:pPr>
      <w:r w:rsidRPr="001A634F">
        <w:rPr>
          <w:sz w:val="28"/>
          <w:szCs w:val="28"/>
        </w:rPr>
        <w:t>9. A. comm</w:t>
      </w:r>
      <w:r w:rsidRPr="001A634F">
        <w:rPr>
          <w:sz w:val="28"/>
          <w:szCs w:val="28"/>
          <w:u w:val="single"/>
        </w:rPr>
        <w:t>u</w:t>
      </w:r>
      <w:r w:rsidRPr="001A634F">
        <w:rPr>
          <w:sz w:val="28"/>
          <w:szCs w:val="28"/>
        </w:rPr>
        <w:t>nity</w:t>
      </w:r>
      <w:r w:rsidRPr="001A634F">
        <w:rPr>
          <w:sz w:val="28"/>
          <w:szCs w:val="28"/>
        </w:rPr>
        <w:tab/>
      </w:r>
      <w:r w:rsidRPr="001A634F">
        <w:rPr>
          <w:sz w:val="28"/>
          <w:szCs w:val="28"/>
        </w:rPr>
        <w:tab/>
        <w:t>B. c</w:t>
      </w:r>
      <w:r w:rsidRPr="001A634F">
        <w:rPr>
          <w:sz w:val="28"/>
          <w:szCs w:val="28"/>
          <w:u w:val="single"/>
        </w:rPr>
        <w:t>u</w:t>
      </w:r>
      <w:r w:rsidRPr="001A634F">
        <w:rPr>
          <w:sz w:val="28"/>
          <w:szCs w:val="28"/>
        </w:rPr>
        <w:t>stom</w:t>
      </w:r>
      <w:r w:rsidRPr="001A634F">
        <w:rPr>
          <w:sz w:val="28"/>
          <w:szCs w:val="28"/>
        </w:rPr>
        <w:tab/>
      </w:r>
      <w:r w:rsidRPr="001A634F">
        <w:rPr>
          <w:sz w:val="28"/>
          <w:szCs w:val="28"/>
        </w:rPr>
        <w:tab/>
        <w:t>C. cost</w:t>
      </w:r>
      <w:r w:rsidRPr="001A634F">
        <w:rPr>
          <w:sz w:val="28"/>
          <w:szCs w:val="28"/>
          <w:u w:val="single"/>
        </w:rPr>
        <w:t>u</w:t>
      </w:r>
      <w:r w:rsidRPr="001A634F">
        <w:rPr>
          <w:sz w:val="28"/>
          <w:szCs w:val="28"/>
        </w:rPr>
        <w:t>me</w:t>
      </w:r>
      <w:r w:rsidRPr="001A634F">
        <w:rPr>
          <w:sz w:val="28"/>
          <w:szCs w:val="28"/>
        </w:rPr>
        <w:tab/>
      </w:r>
      <w:r w:rsidRPr="001A634F">
        <w:rPr>
          <w:sz w:val="28"/>
          <w:szCs w:val="28"/>
        </w:rPr>
        <w:tab/>
        <w:t>D. m</w:t>
      </w:r>
      <w:r w:rsidRPr="001A634F">
        <w:rPr>
          <w:sz w:val="28"/>
          <w:szCs w:val="28"/>
          <w:u w:val="single"/>
        </w:rPr>
        <w:t>u</w:t>
      </w:r>
      <w:r w:rsidRPr="001A634F">
        <w:rPr>
          <w:sz w:val="28"/>
          <w:szCs w:val="28"/>
        </w:rPr>
        <w:t>seum</w:t>
      </w:r>
    </w:p>
    <w:p w:rsidR="00A77374" w:rsidRPr="001A634F" w:rsidRDefault="00A77374" w:rsidP="008D1D00">
      <w:pPr>
        <w:spacing w:after="0" w:line="288" w:lineRule="auto"/>
        <w:rPr>
          <w:sz w:val="28"/>
          <w:szCs w:val="28"/>
        </w:rPr>
      </w:pPr>
      <w:r w:rsidRPr="001A634F">
        <w:rPr>
          <w:sz w:val="28"/>
          <w:szCs w:val="28"/>
        </w:rPr>
        <w:t>10. A. e</w:t>
      </w:r>
      <w:r w:rsidRPr="001A634F">
        <w:rPr>
          <w:sz w:val="28"/>
          <w:szCs w:val="28"/>
          <w:u w:val="single"/>
        </w:rPr>
        <w:t>th</w:t>
      </w:r>
      <w:r w:rsidRPr="001A634F">
        <w:rPr>
          <w:sz w:val="28"/>
          <w:szCs w:val="28"/>
        </w:rPr>
        <w:t>nic</w:t>
      </w:r>
      <w:r w:rsidRPr="001A634F">
        <w:rPr>
          <w:sz w:val="28"/>
          <w:szCs w:val="28"/>
        </w:rPr>
        <w:tab/>
      </w:r>
      <w:r w:rsidRPr="001A634F">
        <w:rPr>
          <w:sz w:val="28"/>
          <w:szCs w:val="28"/>
        </w:rPr>
        <w:tab/>
        <w:t>B. ga</w:t>
      </w:r>
      <w:r w:rsidRPr="001A634F">
        <w:rPr>
          <w:sz w:val="28"/>
          <w:szCs w:val="28"/>
          <w:u w:val="single"/>
        </w:rPr>
        <w:t>th</w:t>
      </w:r>
      <w:r w:rsidRPr="001A634F">
        <w:rPr>
          <w:sz w:val="28"/>
          <w:szCs w:val="28"/>
        </w:rPr>
        <w:t>er</w:t>
      </w:r>
      <w:r w:rsidRPr="001A634F">
        <w:rPr>
          <w:sz w:val="28"/>
          <w:szCs w:val="28"/>
        </w:rPr>
        <w:tab/>
      </w:r>
      <w:r w:rsidRPr="001A634F">
        <w:rPr>
          <w:sz w:val="28"/>
          <w:szCs w:val="28"/>
        </w:rPr>
        <w:tab/>
        <w:t xml:space="preserve">C. </w:t>
      </w:r>
      <w:r w:rsidRPr="001A634F">
        <w:rPr>
          <w:sz w:val="28"/>
          <w:szCs w:val="28"/>
          <w:u w:val="single"/>
        </w:rPr>
        <w:t>th</w:t>
      </w:r>
      <w:r w:rsidRPr="001A634F">
        <w:rPr>
          <w:sz w:val="28"/>
          <w:szCs w:val="28"/>
        </w:rPr>
        <w:t>ough</w:t>
      </w:r>
      <w:r w:rsidRPr="001A634F">
        <w:rPr>
          <w:sz w:val="28"/>
          <w:szCs w:val="28"/>
        </w:rPr>
        <w:tab/>
      </w:r>
      <w:r w:rsidRPr="001A634F">
        <w:rPr>
          <w:sz w:val="28"/>
          <w:szCs w:val="28"/>
        </w:rPr>
        <w:tab/>
        <w:t>D. clo</w:t>
      </w:r>
      <w:r w:rsidRPr="001A634F">
        <w:rPr>
          <w:sz w:val="28"/>
          <w:szCs w:val="28"/>
          <w:u w:val="single"/>
        </w:rPr>
        <w:t>th</w:t>
      </w:r>
      <w:r w:rsidRPr="001A634F">
        <w:rPr>
          <w:sz w:val="28"/>
          <w:szCs w:val="28"/>
        </w:rPr>
        <w:t>ing</w:t>
      </w:r>
    </w:p>
    <w:p w:rsidR="00A77374" w:rsidRPr="001A634F" w:rsidRDefault="00A77374" w:rsidP="008D1D00">
      <w:pPr>
        <w:spacing w:after="0" w:line="288" w:lineRule="auto"/>
        <w:rPr>
          <w:sz w:val="28"/>
          <w:szCs w:val="28"/>
        </w:rPr>
      </w:pPr>
      <w:r w:rsidRPr="001A634F">
        <w:rPr>
          <w:sz w:val="28"/>
          <w:szCs w:val="28"/>
        </w:rPr>
        <w:t>11. A. v</w:t>
      </w:r>
      <w:r w:rsidRPr="001A634F">
        <w:rPr>
          <w:sz w:val="28"/>
          <w:szCs w:val="28"/>
          <w:u w:val="single"/>
        </w:rPr>
        <w:t>a</w:t>
      </w:r>
      <w:r w:rsidRPr="001A634F">
        <w:rPr>
          <w:sz w:val="28"/>
          <w:szCs w:val="28"/>
        </w:rPr>
        <w:t>st</w:t>
      </w:r>
      <w:r w:rsidRPr="001A634F">
        <w:rPr>
          <w:sz w:val="28"/>
          <w:szCs w:val="28"/>
        </w:rPr>
        <w:tab/>
      </w:r>
      <w:r w:rsidRPr="001A634F">
        <w:rPr>
          <w:sz w:val="28"/>
          <w:szCs w:val="28"/>
        </w:rPr>
        <w:tab/>
      </w:r>
      <w:r w:rsidRPr="001A634F">
        <w:rPr>
          <w:sz w:val="28"/>
          <w:szCs w:val="28"/>
        </w:rPr>
        <w:tab/>
        <w:t>B. c</w:t>
      </w:r>
      <w:r w:rsidRPr="001A634F">
        <w:rPr>
          <w:sz w:val="28"/>
          <w:szCs w:val="28"/>
          <w:u w:val="single"/>
        </w:rPr>
        <w:t>a</w:t>
      </w:r>
      <w:r w:rsidRPr="001A634F">
        <w:rPr>
          <w:sz w:val="28"/>
          <w:szCs w:val="28"/>
        </w:rPr>
        <w:t>rt</w:t>
      </w:r>
      <w:r w:rsidRPr="001A634F">
        <w:rPr>
          <w:sz w:val="28"/>
          <w:szCs w:val="28"/>
        </w:rPr>
        <w:tab/>
      </w:r>
      <w:r w:rsidRPr="001A634F">
        <w:rPr>
          <w:sz w:val="28"/>
          <w:szCs w:val="28"/>
        </w:rPr>
        <w:tab/>
        <w:t>C. cr</w:t>
      </w:r>
      <w:r w:rsidRPr="001A634F">
        <w:rPr>
          <w:sz w:val="28"/>
          <w:szCs w:val="28"/>
          <w:u w:val="single"/>
        </w:rPr>
        <w:t>a</w:t>
      </w:r>
      <w:r w:rsidRPr="001A634F">
        <w:rPr>
          <w:sz w:val="28"/>
          <w:szCs w:val="28"/>
        </w:rPr>
        <w:t>ft</w:t>
      </w:r>
      <w:r w:rsidRPr="001A634F">
        <w:rPr>
          <w:sz w:val="28"/>
          <w:szCs w:val="28"/>
        </w:rPr>
        <w:tab/>
      </w:r>
      <w:r w:rsidRPr="001A634F">
        <w:rPr>
          <w:sz w:val="28"/>
          <w:szCs w:val="28"/>
        </w:rPr>
        <w:tab/>
        <w:t>D. p</w:t>
      </w:r>
      <w:r w:rsidRPr="001A634F">
        <w:rPr>
          <w:sz w:val="28"/>
          <w:szCs w:val="28"/>
          <w:u w:val="single"/>
        </w:rPr>
        <w:t>a</w:t>
      </w:r>
      <w:r w:rsidRPr="001A634F">
        <w:rPr>
          <w:sz w:val="28"/>
          <w:szCs w:val="28"/>
        </w:rPr>
        <w:t>ddy</w:t>
      </w:r>
    </w:p>
    <w:p w:rsidR="00A77374" w:rsidRPr="001A634F" w:rsidRDefault="00A77374" w:rsidP="008D1D00">
      <w:pPr>
        <w:spacing w:after="0" w:line="288" w:lineRule="auto"/>
        <w:rPr>
          <w:sz w:val="28"/>
          <w:szCs w:val="28"/>
        </w:rPr>
      </w:pPr>
      <w:r w:rsidRPr="001A634F">
        <w:rPr>
          <w:sz w:val="28"/>
          <w:szCs w:val="28"/>
        </w:rPr>
        <w:t xml:space="preserve">12. A. </w:t>
      </w:r>
      <w:r w:rsidRPr="001A634F">
        <w:rPr>
          <w:sz w:val="28"/>
          <w:szCs w:val="28"/>
          <w:u w:val="single"/>
        </w:rPr>
        <w:t>s</w:t>
      </w:r>
      <w:r w:rsidRPr="001A634F">
        <w:rPr>
          <w:sz w:val="28"/>
          <w:szCs w:val="28"/>
        </w:rPr>
        <w:t>carf</w:t>
      </w:r>
      <w:r w:rsidRPr="001A634F">
        <w:rPr>
          <w:sz w:val="28"/>
          <w:szCs w:val="28"/>
        </w:rPr>
        <w:tab/>
      </w:r>
      <w:r w:rsidRPr="001A634F">
        <w:rPr>
          <w:sz w:val="28"/>
          <w:szCs w:val="28"/>
        </w:rPr>
        <w:tab/>
      </w:r>
      <w:r w:rsidRPr="001A634F">
        <w:rPr>
          <w:sz w:val="28"/>
          <w:szCs w:val="28"/>
        </w:rPr>
        <w:tab/>
        <w:t xml:space="preserve">B. </w:t>
      </w:r>
      <w:r w:rsidRPr="001A634F">
        <w:rPr>
          <w:sz w:val="28"/>
          <w:szCs w:val="28"/>
          <w:u w:val="single"/>
        </w:rPr>
        <w:t>s</w:t>
      </w:r>
      <w:r w:rsidRPr="001A634F">
        <w:rPr>
          <w:sz w:val="28"/>
          <w:szCs w:val="28"/>
        </w:rPr>
        <w:t>chool</w:t>
      </w:r>
      <w:r w:rsidRPr="001A634F">
        <w:rPr>
          <w:sz w:val="28"/>
          <w:szCs w:val="28"/>
        </w:rPr>
        <w:tab/>
      </w:r>
      <w:r w:rsidRPr="001A634F">
        <w:rPr>
          <w:sz w:val="28"/>
          <w:szCs w:val="28"/>
        </w:rPr>
        <w:tab/>
        <w:t xml:space="preserve">C. </w:t>
      </w:r>
      <w:r w:rsidRPr="001A634F">
        <w:rPr>
          <w:sz w:val="28"/>
          <w:szCs w:val="28"/>
          <w:u w:val="single"/>
        </w:rPr>
        <w:t>s</w:t>
      </w:r>
      <w:r w:rsidRPr="001A634F">
        <w:rPr>
          <w:sz w:val="28"/>
          <w:szCs w:val="28"/>
        </w:rPr>
        <w:t>cience</w:t>
      </w:r>
      <w:r w:rsidRPr="001A634F">
        <w:rPr>
          <w:sz w:val="28"/>
          <w:szCs w:val="28"/>
        </w:rPr>
        <w:tab/>
      </w:r>
      <w:r w:rsidRPr="001A634F">
        <w:rPr>
          <w:sz w:val="28"/>
          <w:szCs w:val="28"/>
        </w:rPr>
        <w:tab/>
        <w:t xml:space="preserve">D. </w:t>
      </w:r>
      <w:r w:rsidRPr="001A634F">
        <w:rPr>
          <w:sz w:val="28"/>
          <w:szCs w:val="28"/>
          <w:u w:val="single"/>
        </w:rPr>
        <w:t>s</w:t>
      </w:r>
      <w:r w:rsidRPr="001A634F">
        <w:rPr>
          <w:sz w:val="28"/>
          <w:szCs w:val="28"/>
        </w:rPr>
        <w:t>care</w:t>
      </w:r>
    </w:p>
    <w:p w:rsidR="00A77374" w:rsidRPr="001A634F" w:rsidRDefault="00A77374" w:rsidP="008D1D00">
      <w:pPr>
        <w:spacing w:after="0" w:line="288" w:lineRule="auto"/>
        <w:rPr>
          <w:sz w:val="28"/>
          <w:szCs w:val="28"/>
        </w:rPr>
      </w:pPr>
      <w:r w:rsidRPr="001A634F">
        <w:rPr>
          <w:sz w:val="28"/>
          <w:szCs w:val="28"/>
        </w:rPr>
        <w:t>13. A. terrac</w:t>
      </w:r>
      <w:r w:rsidRPr="001A634F">
        <w:rPr>
          <w:sz w:val="28"/>
          <w:szCs w:val="28"/>
          <w:u w:val="single"/>
        </w:rPr>
        <w:t>ed</w:t>
      </w:r>
      <w:r w:rsidRPr="001A634F">
        <w:rPr>
          <w:sz w:val="28"/>
          <w:szCs w:val="28"/>
        </w:rPr>
        <w:tab/>
      </w:r>
      <w:r w:rsidRPr="001A634F">
        <w:rPr>
          <w:sz w:val="28"/>
          <w:szCs w:val="28"/>
        </w:rPr>
        <w:tab/>
        <w:t>B. satisfi</w:t>
      </w:r>
      <w:r w:rsidRPr="001A634F">
        <w:rPr>
          <w:sz w:val="28"/>
          <w:szCs w:val="28"/>
          <w:u w:val="single"/>
        </w:rPr>
        <w:t>ed</w:t>
      </w:r>
      <w:r w:rsidRPr="001A634F">
        <w:rPr>
          <w:sz w:val="28"/>
          <w:szCs w:val="28"/>
        </w:rPr>
        <w:tab/>
      </w:r>
      <w:r w:rsidRPr="001A634F">
        <w:rPr>
          <w:sz w:val="28"/>
          <w:szCs w:val="28"/>
        </w:rPr>
        <w:tab/>
        <w:t>C. hook</w:t>
      </w:r>
      <w:r w:rsidRPr="001A634F">
        <w:rPr>
          <w:sz w:val="28"/>
          <w:szCs w:val="28"/>
          <w:u w:val="single"/>
        </w:rPr>
        <w:t>ed</w:t>
      </w:r>
      <w:r w:rsidRPr="001A634F">
        <w:rPr>
          <w:sz w:val="28"/>
          <w:szCs w:val="28"/>
        </w:rPr>
        <w:tab/>
      </w:r>
      <w:r w:rsidRPr="001A634F">
        <w:rPr>
          <w:sz w:val="28"/>
          <w:szCs w:val="28"/>
        </w:rPr>
        <w:tab/>
        <w:t>D. relax</w:t>
      </w:r>
      <w:r w:rsidRPr="001A634F">
        <w:rPr>
          <w:sz w:val="28"/>
          <w:szCs w:val="28"/>
          <w:u w:val="single"/>
        </w:rPr>
        <w:t>ed</w:t>
      </w:r>
    </w:p>
    <w:p w:rsidR="00A77374" w:rsidRPr="001A634F" w:rsidRDefault="00A77374" w:rsidP="008D1D00">
      <w:pPr>
        <w:spacing w:after="0" w:line="288" w:lineRule="auto"/>
        <w:rPr>
          <w:sz w:val="28"/>
          <w:szCs w:val="28"/>
        </w:rPr>
      </w:pPr>
      <w:r w:rsidRPr="001A634F">
        <w:rPr>
          <w:sz w:val="28"/>
          <w:szCs w:val="28"/>
        </w:rPr>
        <w:t>14. A. ethn</w:t>
      </w:r>
      <w:r w:rsidRPr="001A634F">
        <w:rPr>
          <w:sz w:val="28"/>
          <w:szCs w:val="28"/>
          <w:u w:val="single"/>
        </w:rPr>
        <w:t>i</w:t>
      </w:r>
      <w:r w:rsidRPr="001A634F">
        <w:rPr>
          <w:sz w:val="28"/>
          <w:szCs w:val="28"/>
        </w:rPr>
        <w:t>c</w:t>
      </w:r>
      <w:r w:rsidRPr="001A634F">
        <w:rPr>
          <w:sz w:val="28"/>
          <w:szCs w:val="28"/>
        </w:rPr>
        <w:tab/>
      </w:r>
      <w:r w:rsidRPr="001A634F">
        <w:rPr>
          <w:sz w:val="28"/>
          <w:szCs w:val="28"/>
        </w:rPr>
        <w:tab/>
        <w:t>B. un</w:t>
      </w:r>
      <w:r w:rsidRPr="001A634F">
        <w:rPr>
          <w:sz w:val="28"/>
          <w:szCs w:val="28"/>
          <w:u w:val="single"/>
        </w:rPr>
        <w:t>i</w:t>
      </w:r>
      <w:r w:rsidRPr="001A634F">
        <w:rPr>
          <w:sz w:val="28"/>
          <w:szCs w:val="28"/>
        </w:rPr>
        <w:t>que</w:t>
      </w:r>
      <w:r w:rsidRPr="001A634F">
        <w:rPr>
          <w:sz w:val="28"/>
          <w:szCs w:val="28"/>
        </w:rPr>
        <w:tab/>
      </w:r>
      <w:r w:rsidRPr="001A634F">
        <w:rPr>
          <w:sz w:val="28"/>
          <w:szCs w:val="28"/>
        </w:rPr>
        <w:tab/>
        <w:t>C. bas</w:t>
      </w:r>
      <w:r w:rsidRPr="001A634F">
        <w:rPr>
          <w:sz w:val="28"/>
          <w:szCs w:val="28"/>
          <w:u w:val="single"/>
        </w:rPr>
        <w:t>i</w:t>
      </w:r>
      <w:r w:rsidRPr="001A634F">
        <w:rPr>
          <w:sz w:val="28"/>
          <w:szCs w:val="28"/>
        </w:rPr>
        <w:t>c</w:t>
      </w:r>
      <w:r w:rsidRPr="001A634F">
        <w:rPr>
          <w:sz w:val="28"/>
          <w:szCs w:val="28"/>
        </w:rPr>
        <w:tab/>
      </w:r>
      <w:r w:rsidRPr="001A634F">
        <w:rPr>
          <w:sz w:val="28"/>
          <w:szCs w:val="28"/>
        </w:rPr>
        <w:tab/>
        <w:t>D. d</w:t>
      </w:r>
      <w:r w:rsidRPr="001A634F">
        <w:rPr>
          <w:sz w:val="28"/>
          <w:szCs w:val="28"/>
          <w:u w:val="single"/>
        </w:rPr>
        <w:t>i</w:t>
      </w:r>
      <w:r w:rsidRPr="001A634F">
        <w:rPr>
          <w:sz w:val="28"/>
          <w:szCs w:val="28"/>
        </w:rPr>
        <w:t>verse</w:t>
      </w:r>
    </w:p>
    <w:p w:rsidR="00A77374" w:rsidRPr="001A634F" w:rsidRDefault="00A77374" w:rsidP="008D1D00">
      <w:pPr>
        <w:spacing w:after="0" w:line="288" w:lineRule="auto"/>
        <w:rPr>
          <w:sz w:val="28"/>
          <w:szCs w:val="28"/>
        </w:rPr>
      </w:pPr>
      <w:r w:rsidRPr="001A634F">
        <w:rPr>
          <w:sz w:val="28"/>
          <w:szCs w:val="28"/>
        </w:rPr>
        <w:t xml:space="preserve">15. A. </w:t>
      </w:r>
      <w:r w:rsidRPr="001A634F">
        <w:rPr>
          <w:sz w:val="28"/>
          <w:szCs w:val="28"/>
          <w:u w:val="single"/>
        </w:rPr>
        <w:t>s</w:t>
      </w:r>
      <w:r w:rsidRPr="001A634F">
        <w:rPr>
          <w:sz w:val="28"/>
          <w:szCs w:val="28"/>
        </w:rPr>
        <w:t>ure</w:t>
      </w:r>
      <w:r w:rsidRPr="001A634F">
        <w:rPr>
          <w:sz w:val="28"/>
          <w:szCs w:val="28"/>
        </w:rPr>
        <w:tab/>
      </w:r>
      <w:r w:rsidRPr="001A634F">
        <w:rPr>
          <w:sz w:val="28"/>
          <w:szCs w:val="28"/>
        </w:rPr>
        <w:tab/>
      </w:r>
      <w:r w:rsidRPr="001A634F">
        <w:rPr>
          <w:sz w:val="28"/>
          <w:szCs w:val="28"/>
        </w:rPr>
        <w:tab/>
        <w:t xml:space="preserve">B. </w:t>
      </w:r>
      <w:r w:rsidRPr="001A634F">
        <w:rPr>
          <w:sz w:val="28"/>
          <w:szCs w:val="28"/>
          <w:u w:val="single"/>
        </w:rPr>
        <w:t>s</w:t>
      </w:r>
      <w:r w:rsidRPr="001A634F">
        <w:rPr>
          <w:sz w:val="28"/>
          <w:szCs w:val="28"/>
        </w:rPr>
        <w:t>oundly</w:t>
      </w:r>
      <w:r w:rsidRPr="001A634F">
        <w:rPr>
          <w:sz w:val="28"/>
          <w:szCs w:val="28"/>
        </w:rPr>
        <w:tab/>
      </w:r>
      <w:r w:rsidRPr="001A634F">
        <w:rPr>
          <w:sz w:val="28"/>
          <w:szCs w:val="28"/>
        </w:rPr>
        <w:tab/>
        <w:t xml:space="preserve">C. </w:t>
      </w:r>
      <w:r w:rsidRPr="001A634F">
        <w:rPr>
          <w:sz w:val="28"/>
          <w:szCs w:val="28"/>
          <w:u w:val="single"/>
        </w:rPr>
        <w:t>s</w:t>
      </w:r>
      <w:r w:rsidRPr="001A634F">
        <w:rPr>
          <w:sz w:val="28"/>
          <w:szCs w:val="28"/>
        </w:rPr>
        <w:t>imple</w:t>
      </w:r>
      <w:r w:rsidRPr="001A634F">
        <w:rPr>
          <w:sz w:val="28"/>
          <w:szCs w:val="28"/>
        </w:rPr>
        <w:tab/>
      </w:r>
      <w:r w:rsidRPr="001A634F">
        <w:rPr>
          <w:sz w:val="28"/>
          <w:szCs w:val="28"/>
        </w:rPr>
        <w:tab/>
        <w:t xml:space="preserve">D. </w:t>
      </w:r>
      <w:r w:rsidRPr="001A634F">
        <w:rPr>
          <w:sz w:val="28"/>
          <w:szCs w:val="28"/>
          <w:u w:val="single"/>
        </w:rPr>
        <w:t>s</w:t>
      </w:r>
      <w:r w:rsidRPr="001A634F">
        <w:rPr>
          <w:sz w:val="28"/>
          <w:szCs w:val="28"/>
        </w:rPr>
        <w:t>tilt</w:t>
      </w:r>
    </w:p>
    <w:p w:rsidR="00A77374" w:rsidRPr="001A634F" w:rsidRDefault="00A77374" w:rsidP="008D1D00">
      <w:pPr>
        <w:spacing w:after="0" w:line="288" w:lineRule="auto"/>
        <w:rPr>
          <w:sz w:val="28"/>
          <w:szCs w:val="28"/>
        </w:rPr>
      </w:pPr>
      <w:r w:rsidRPr="001A634F">
        <w:rPr>
          <w:sz w:val="28"/>
          <w:szCs w:val="28"/>
        </w:rPr>
        <w:t>16. A. stopp</w:t>
      </w:r>
      <w:r w:rsidRPr="001A634F">
        <w:rPr>
          <w:sz w:val="28"/>
          <w:szCs w:val="28"/>
          <w:u w:val="single"/>
        </w:rPr>
        <w:t>ed</w:t>
      </w:r>
      <w:r w:rsidRPr="001A634F">
        <w:rPr>
          <w:sz w:val="28"/>
          <w:szCs w:val="28"/>
        </w:rPr>
        <w:tab/>
      </w:r>
      <w:r w:rsidRPr="001A634F">
        <w:rPr>
          <w:sz w:val="28"/>
          <w:szCs w:val="28"/>
        </w:rPr>
        <w:tab/>
        <w:t>B. agre</w:t>
      </w:r>
      <w:r w:rsidRPr="001A634F">
        <w:rPr>
          <w:sz w:val="28"/>
          <w:szCs w:val="28"/>
          <w:u w:val="single"/>
        </w:rPr>
        <w:t>ed</w:t>
      </w:r>
      <w:r w:rsidRPr="001A634F">
        <w:rPr>
          <w:sz w:val="28"/>
          <w:szCs w:val="28"/>
        </w:rPr>
        <w:tab/>
      </w:r>
      <w:r w:rsidRPr="001A634F">
        <w:rPr>
          <w:sz w:val="28"/>
          <w:szCs w:val="28"/>
        </w:rPr>
        <w:tab/>
        <w:t>C. listen</w:t>
      </w:r>
      <w:r w:rsidRPr="001A634F">
        <w:rPr>
          <w:sz w:val="28"/>
          <w:szCs w:val="28"/>
          <w:u w:val="single"/>
        </w:rPr>
        <w:t>ed</w:t>
      </w:r>
      <w:r w:rsidRPr="001A634F">
        <w:rPr>
          <w:sz w:val="28"/>
          <w:szCs w:val="28"/>
        </w:rPr>
        <w:tab/>
      </w:r>
      <w:r w:rsidRPr="001A634F">
        <w:rPr>
          <w:sz w:val="28"/>
          <w:szCs w:val="28"/>
        </w:rPr>
        <w:tab/>
        <w:t>D. clean</w:t>
      </w:r>
      <w:r w:rsidRPr="001A634F">
        <w:rPr>
          <w:sz w:val="28"/>
          <w:szCs w:val="28"/>
          <w:u w:val="single"/>
        </w:rPr>
        <w:t>ed</w:t>
      </w:r>
    </w:p>
    <w:p w:rsidR="00A77374" w:rsidRPr="001A634F" w:rsidRDefault="00A77374" w:rsidP="008D1D00">
      <w:pPr>
        <w:spacing w:after="0" w:line="288" w:lineRule="auto"/>
        <w:rPr>
          <w:sz w:val="28"/>
          <w:szCs w:val="28"/>
        </w:rPr>
      </w:pPr>
      <w:r w:rsidRPr="001A634F">
        <w:rPr>
          <w:sz w:val="28"/>
          <w:szCs w:val="28"/>
        </w:rPr>
        <w:t>17. A. m</w:t>
      </w:r>
      <w:r w:rsidRPr="001A634F">
        <w:rPr>
          <w:sz w:val="28"/>
          <w:szCs w:val="28"/>
          <w:u w:val="single"/>
        </w:rPr>
        <w:t>ea</w:t>
      </w:r>
      <w:r w:rsidRPr="001A634F">
        <w:rPr>
          <w:sz w:val="28"/>
          <w:szCs w:val="28"/>
        </w:rPr>
        <w:t>t</w:t>
      </w:r>
      <w:r w:rsidRPr="001A634F">
        <w:rPr>
          <w:sz w:val="28"/>
          <w:szCs w:val="28"/>
        </w:rPr>
        <w:tab/>
      </w:r>
      <w:r w:rsidRPr="001A634F">
        <w:rPr>
          <w:sz w:val="28"/>
          <w:szCs w:val="28"/>
        </w:rPr>
        <w:tab/>
      </w:r>
      <w:r w:rsidRPr="001A634F">
        <w:rPr>
          <w:sz w:val="28"/>
          <w:szCs w:val="28"/>
        </w:rPr>
        <w:tab/>
        <w:t>B. s</w:t>
      </w:r>
      <w:r w:rsidRPr="001A634F">
        <w:rPr>
          <w:sz w:val="28"/>
          <w:szCs w:val="28"/>
          <w:u w:val="single"/>
        </w:rPr>
        <w:t>ea</w:t>
      </w:r>
      <w:r w:rsidRPr="001A634F">
        <w:rPr>
          <w:sz w:val="28"/>
          <w:szCs w:val="28"/>
        </w:rPr>
        <w:t>t</w:t>
      </w:r>
      <w:r w:rsidRPr="001A634F">
        <w:rPr>
          <w:sz w:val="28"/>
          <w:szCs w:val="28"/>
        </w:rPr>
        <w:tab/>
      </w:r>
      <w:r w:rsidRPr="001A634F">
        <w:rPr>
          <w:sz w:val="28"/>
          <w:szCs w:val="28"/>
        </w:rPr>
        <w:tab/>
        <w:t>C. gr</w:t>
      </w:r>
      <w:r w:rsidRPr="001A634F">
        <w:rPr>
          <w:sz w:val="28"/>
          <w:szCs w:val="28"/>
          <w:u w:val="single"/>
        </w:rPr>
        <w:t>ea</w:t>
      </w:r>
      <w:r w:rsidRPr="001A634F">
        <w:rPr>
          <w:sz w:val="28"/>
          <w:szCs w:val="28"/>
        </w:rPr>
        <w:t>t</w:t>
      </w:r>
      <w:r w:rsidRPr="001A634F">
        <w:rPr>
          <w:sz w:val="28"/>
          <w:szCs w:val="28"/>
        </w:rPr>
        <w:tab/>
      </w:r>
      <w:r w:rsidRPr="001A634F">
        <w:rPr>
          <w:sz w:val="28"/>
          <w:szCs w:val="28"/>
        </w:rPr>
        <w:tab/>
        <w:t>D. m</w:t>
      </w:r>
      <w:r w:rsidRPr="001A634F">
        <w:rPr>
          <w:sz w:val="28"/>
          <w:szCs w:val="28"/>
          <w:u w:val="single"/>
        </w:rPr>
        <w:t>ea</w:t>
      </w:r>
      <w:r w:rsidRPr="001A634F">
        <w:rPr>
          <w:sz w:val="28"/>
          <w:szCs w:val="28"/>
        </w:rPr>
        <w:t>n</w:t>
      </w:r>
    </w:p>
    <w:p w:rsidR="00A77374" w:rsidRPr="001A634F" w:rsidRDefault="00A77374" w:rsidP="008D1D00">
      <w:pPr>
        <w:spacing w:after="0" w:line="288" w:lineRule="auto"/>
        <w:rPr>
          <w:sz w:val="28"/>
          <w:szCs w:val="28"/>
        </w:rPr>
      </w:pPr>
      <w:r w:rsidRPr="001A634F">
        <w:rPr>
          <w:sz w:val="28"/>
          <w:szCs w:val="28"/>
        </w:rPr>
        <w:t>18. A. c</w:t>
      </w:r>
      <w:r w:rsidRPr="001A634F">
        <w:rPr>
          <w:sz w:val="28"/>
          <w:szCs w:val="28"/>
          <w:u w:val="single"/>
        </w:rPr>
        <w:t>a</w:t>
      </w:r>
      <w:r w:rsidRPr="001A634F">
        <w:rPr>
          <w:sz w:val="28"/>
          <w:szCs w:val="28"/>
        </w:rPr>
        <w:t>ll</w:t>
      </w:r>
      <w:r w:rsidRPr="001A634F">
        <w:rPr>
          <w:sz w:val="28"/>
          <w:szCs w:val="28"/>
        </w:rPr>
        <w:tab/>
      </w:r>
      <w:r w:rsidRPr="001A634F">
        <w:rPr>
          <w:sz w:val="28"/>
          <w:szCs w:val="28"/>
        </w:rPr>
        <w:tab/>
      </w:r>
      <w:r w:rsidRPr="001A634F">
        <w:rPr>
          <w:sz w:val="28"/>
          <w:szCs w:val="28"/>
        </w:rPr>
        <w:tab/>
        <w:t>B. l</w:t>
      </w:r>
      <w:r w:rsidRPr="001A634F">
        <w:rPr>
          <w:sz w:val="28"/>
          <w:szCs w:val="28"/>
          <w:u w:val="single"/>
        </w:rPr>
        <w:t>a</w:t>
      </w:r>
      <w:r w:rsidRPr="001A634F">
        <w:rPr>
          <w:sz w:val="28"/>
          <w:szCs w:val="28"/>
        </w:rPr>
        <w:t>nd</w:t>
      </w:r>
      <w:r w:rsidRPr="001A634F">
        <w:rPr>
          <w:sz w:val="28"/>
          <w:szCs w:val="28"/>
        </w:rPr>
        <w:tab/>
      </w:r>
      <w:r w:rsidRPr="001A634F">
        <w:rPr>
          <w:sz w:val="28"/>
          <w:szCs w:val="28"/>
        </w:rPr>
        <w:tab/>
        <w:t>C. f</w:t>
      </w:r>
      <w:r w:rsidRPr="001A634F">
        <w:rPr>
          <w:sz w:val="28"/>
          <w:szCs w:val="28"/>
          <w:u w:val="single"/>
        </w:rPr>
        <w:t>a</w:t>
      </w:r>
      <w:r w:rsidRPr="001A634F">
        <w:rPr>
          <w:sz w:val="28"/>
          <w:szCs w:val="28"/>
        </w:rPr>
        <w:t>ll</w:t>
      </w:r>
      <w:r w:rsidRPr="001A634F">
        <w:rPr>
          <w:sz w:val="28"/>
          <w:szCs w:val="28"/>
        </w:rPr>
        <w:tab/>
      </w:r>
      <w:r w:rsidRPr="001A634F">
        <w:rPr>
          <w:sz w:val="28"/>
          <w:szCs w:val="28"/>
        </w:rPr>
        <w:tab/>
      </w:r>
      <w:r w:rsidRPr="001A634F">
        <w:rPr>
          <w:sz w:val="28"/>
          <w:szCs w:val="28"/>
        </w:rPr>
        <w:tab/>
        <w:t>D. b</w:t>
      </w:r>
      <w:r w:rsidRPr="001A634F">
        <w:rPr>
          <w:sz w:val="28"/>
          <w:szCs w:val="28"/>
          <w:u w:val="single"/>
        </w:rPr>
        <w:t>a</w:t>
      </w:r>
      <w:r w:rsidRPr="001A634F">
        <w:rPr>
          <w:sz w:val="28"/>
          <w:szCs w:val="28"/>
        </w:rPr>
        <w:t>ll</w:t>
      </w:r>
    </w:p>
    <w:p w:rsidR="00A77374" w:rsidRPr="001A634F" w:rsidRDefault="00A77374" w:rsidP="008D1D00">
      <w:pPr>
        <w:spacing w:after="0" w:line="288" w:lineRule="auto"/>
        <w:rPr>
          <w:sz w:val="28"/>
          <w:szCs w:val="28"/>
        </w:rPr>
      </w:pPr>
      <w:r w:rsidRPr="001A634F">
        <w:rPr>
          <w:sz w:val="28"/>
          <w:szCs w:val="28"/>
        </w:rPr>
        <w:t>19. A. ra</w:t>
      </w:r>
      <w:r w:rsidRPr="001A634F">
        <w:rPr>
          <w:sz w:val="28"/>
          <w:szCs w:val="28"/>
          <w:u w:val="single"/>
        </w:rPr>
        <w:t>th</w:t>
      </w:r>
      <w:r w:rsidRPr="001A634F">
        <w:rPr>
          <w:sz w:val="28"/>
          <w:szCs w:val="28"/>
        </w:rPr>
        <w:t>er</w:t>
      </w:r>
      <w:r w:rsidRPr="001A634F">
        <w:rPr>
          <w:sz w:val="28"/>
          <w:szCs w:val="28"/>
        </w:rPr>
        <w:tab/>
      </w:r>
      <w:r w:rsidRPr="001A634F">
        <w:rPr>
          <w:sz w:val="28"/>
          <w:szCs w:val="28"/>
        </w:rPr>
        <w:tab/>
      </w:r>
      <w:r w:rsidRPr="001A634F">
        <w:rPr>
          <w:sz w:val="28"/>
          <w:szCs w:val="28"/>
        </w:rPr>
        <w:tab/>
        <w:t xml:space="preserve">B. </w:t>
      </w:r>
      <w:r w:rsidRPr="001A634F">
        <w:rPr>
          <w:sz w:val="28"/>
          <w:szCs w:val="28"/>
          <w:u w:val="single"/>
        </w:rPr>
        <w:t>th</w:t>
      </w:r>
      <w:r w:rsidRPr="001A634F">
        <w:rPr>
          <w:sz w:val="28"/>
          <w:szCs w:val="28"/>
        </w:rPr>
        <w:t>em</w:t>
      </w:r>
      <w:r w:rsidRPr="001A634F">
        <w:rPr>
          <w:sz w:val="28"/>
          <w:szCs w:val="28"/>
        </w:rPr>
        <w:tab/>
      </w:r>
      <w:r w:rsidRPr="001A634F">
        <w:rPr>
          <w:sz w:val="28"/>
          <w:szCs w:val="28"/>
        </w:rPr>
        <w:tab/>
        <w:t>C. nei</w:t>
      </w:r>
      <w:r w:rsidRPr="001A634F">
        <w:rPr>
          <w:sz w:val="28"/>
          <w:szCs w:val="28"/>
          <w:u w:val="single"/>
        </w:rPr>
        <w:t>th</w:t>
      </w:r>
      <w:r w:rsidRPr="001A634F">
        <w:rPr>
          <w:sz w:val="28"/>
          <w:szCs w:val="28"/>
        </w:rPr>
        <w:t>er</w:t>
      </w:r>
      <w:r w:rsidRPr="001A634F">
        <w:rPr>
          <w:sz w:val="28"/>
          <w:szCs w:val="28"/>
        </w:rPr>
        <w:tab/>
      </w:r>
      <w:r w:rsidRPr="001A634F">
        <w:rPr>
          <w:sz w:val="28"/>
          <w:szCs w:val="28"/>
        </w:rPr>
        <w:tab/>
        <w:t xml:space="preserve">D. </w:t>
      </w:r>
      <w:r w:rsidRPr="001A634F">
        <w:rPr>
          <w:sz w:val="28"/>
          <w:szCs w:val="28"/>
          <w:u w:val="single"/>
        </w:rPr>
        <w:t>th</w:t>
      </w:r>
      <w:r w:rsidRPr="001A634F">
        <w:rPr>
          <w:sz w:val="28"/>
          <w:szCs w:val="28"/>
        </w:rPr>
        <w:t>ink</w:t>
      </w:r>
    </w:p>
    <w:p w:rsidR="00A77374" w:rsidRPr="001A634F" w:rsidRDefault="00A77374" w:rsidP="008D1D00">
      <w:pPr>
        <w:spacing w:after="0" w:line="288" w:lineRule="auto"/>
        <w:rPr>
          <w:sz w:val="28"/>
          <w:szCs w:val="28"/>
        </w:rPr>
      </w:pPr>
      <w:r w:rsidRPr="001A634F">
        <w:rPr>
          <w:sz w:val="28"/>
          <w:szCs w:val="28"/>
        </w:rPr>
        <w:t>20. A. t</w:t>
      </w:r>
      <w:r w:rsidRPr="001A634F">
        <w:rPr>
          <w:sz w:val="28"/>
          <w:szCs w:val="28"/>
          <w:u w:val="single"/>
        </w:rPr>
        <w:t>a</w:t>
      </w:r>
      <w:r w:rsidRPr="001A634F">
        <w:rPr>
          <w:sz w:val="28"/>
          <w:szCs w:val="28"/>
        </w:rPr>
        <w:t>sty</w:t>
      </w:r>
      <w:r w:rsidRPr="001A634F">
        <w:rPr>
          <w:sz w:val="28"/>
          <w:szCs w:val="28"/>
        </w:rPr>
        <w:tab/>
      </w:r>
      <w:r w:rsidRPr="001A634F">
        <w:rPr>
          <w:sz w:val="28"/>
          <w:szCs w:val="28"/>
        </w:rPr>
        <w:tab/>
      </w:r>
      <w:r w:rsidRPr="001A634F">
        <w:rPr>
          <w:sz w:val="28"/>
          <w:szCs w:val="28"/>
        </w:rPr>
        <w:tab/>
        <w:t>B. m</w:t>
      </w:r>
      <w:r w:rsidRPr="001A634F">
        <w:rPr>
          <w:sz w:val="28"/>
          <w:szCs w:val="28"/>
          <w:u w:val="single"/>
        </w:rPr>
        <w:t>a</w:t>
      </w:r>
      <w:r w:rsidRPr="001A634F">
        <w:rPr>
          <w:sz w:val="28"/>
          <w:szCs w:val="28"/>
        </w:rPr>
        <w:t>ll</w:t>
      </w:r>
      <w:r w:rsidRPr="001A634F">
        <w:rPr>
          <w:sz w:val="28"/>
          <w:szCs w:val="28"/>
        </w:rPr>
        <w:tab/>
      </w:r>
      <w:r w:rsidRPr="001A634F">
        <w:rPr>
          <w:sz w:val="28"/>
          <w:szCs w:val="28"/>
        </w:rPr>
        <w:tab/>
        <w:t>C. st</w:t>
      </w:r>
      <w:r w:rsidRPr="001A634F">
        <w:rPr>
          <w:sz w:val="28"/>
          <w:szCs w:val="28"/>
          <w:u w:val="single"/>
        </w:rPr>
        <w:t>a</w:t>
      </w:r>
      <w:r w:rsidRPr="001A634F">
        <w:rPr>
          <w:sz w:val="28"/>
          <w:szCs w:val="28"/>
        </w:rPr>
        <w:t>dium</w:t>
      </w:r>
      <w:r w:rsidRPr="001A634F">
        <w:rPr>
          <w:sz w:val="28"/>
          <w:szCs w:val="28"/>
        </w:rPr>
        <w:tab/>
      </w:r>
      <w:r w:rsidRPr="001A634F">
        <w:rPr>
          <w:sz w:val="28"/>
          <w:szCs w:val="28"/>
        </w:rPr>
        <w:tab/>
        <w:t>D. ch</w:t>
      </w:r>
      <w:r w:rsidRPr="001A634F">
        <w:rPr>
          <w:sz w:val="28"/>
          <w:szCs w:val="28"/>
          <w:u w:val="single"/>
        </w:rPr>
        <w:t>a</w:t>
      </w:r>
      <w:r w:rsidRPr="001A634F">
        <w:rPr>
          <w:sz w:val="28"/>
          <w:szCs w:val="28"/>
        </w:rPr>
        <w:t>nge</w:t>
      </w:r>
    </w:p>
    <w:p w:rsidR="00A77374" w:rsidRPr="001A634F" w:rsidRDefault="00A77374" w:rsidP="008D1D00">
      <w:pPr>
        <w:spacing w:after="0" w:line="288" w:lineRule="auto"/>
        <w:rPr>
          <w:sz w:val="28"/>
          <w:szCs w:val="28"/>
        </w:rPr>
      </w:pPr>
      <w:r w:rsidRPr="001A634F">
        <w:rPr>
          <w:sz w:val="28"/>
          <w:szCs w:val="28"/>
        </w:rPr>
        <w:t>21. A. gr</w:t>
      </w:r>
      <w:r w:rsidRPr="001A634F">
        <w:rPr>
          <w:sz w:val="28"/>
          <w:szCs w:val="28"/>
          <w:u w:val="single"/>
        </w:rPr>
        <w:t>o</w:t>
      </w:r>
      <w:r w:rsidRPr="001A634F">
        <w:rPr>
          <w:sz w:val="28"/>
          <w:szCs w:val="28"/>
        </w:rPr>
        <w:t>cery</w:t>
      </w:r>
      <w:r w:rsidRPr="001A634F">
        <w:rPr>
          <w:sz w:val="28"/>
          <w:szCs w:val="28"/>
        </w:rPr>
        <w:tab/>
      </w:r>
      <w:r w:rsidRPr="001A634F">
        <w:rPr>
          <w:sz w:val="28"/>
          <w:szCs w:val="28"/>
        </w:rPr>
        <w:tab/>
        <w:t>B. m</w:t>
      </w:r>
      <w:r w:rsidRPr="001A634F">
        <w:rPr>
          <w:sz w:val="28"/>
          <w:szCs w:val="28"/>
          <w:u w:val="single"/>
        </w:rPr>
        <w:t>o</w:t>
      </w:r>
      <w:r w:rsidRPr="001A634F">
        <w:rPr>
          <w:sz w:val="28"/>
          <w:szCs w:val="28"/>
        </w:rPr>
        <w:t>nth</w:t>
      </w:r>
      <w:r w:rsidRPr="001A634F">
        <w:rPr>
          <w:sz w:val="28"/>
          <w:szCs w:val="28"/>
        </w:rPr>
        <w:tab/>
      </w:r>
      <w:r w:rsidRPr="001A634F">
        <w:rPr>
          <w:sz w:val="28"/>
          <w:szCs w:val="28"/>
        </w:rPr>
        <w:tab/>
        <w:t>C. c</w:t>
      </w:r>
      <w:r w:rsidRPr="001A634F">
        <w:rPr>
          <w:sz w:val="28"/>
          <w:szCs w:val="28"/>
          <w:u w:val="single"/>
        </w:rPr>
        <w:t>o</w:t>
      </w:r>
      <w:r w:rsidRPr="001A634F">
        <w:rPr>
          <w:sz w:val="28"/>
          <w:szCs w:val="28"/>
        </w:rPr>
        <w:t>mfort</w:t>
      </w:r>
      <w:r w:rsidRPr="001A634F">
        <w:rPr>
          <w:sz w:val="28"/>
          <w:szCs w:val="28"/>
        </w:rPr>
        <w:tab/>
      </w:r>
      <w:r w:rsidRPr="001A634F">
        <w:rPr>
          <w:sz w:val="28"/>
          <w:szCs w:val="28"/>
        </w:rPr>
        <w:tab/>
        <w:t>D. m</w:t>
      </w:r>
      <w:r w:rsidRPr="001A634F">
        <w:rPr>
          <w:sz w:val="28"/>
          <w:szCs w:val="28"/>
          <w:u w:val="single"/>
        </w:rPr>
        <w:t>o</w:t>
      </w:r>
      <w:r w:rsidRPr="001A634F">
        <w:rPr>
          <w:sz w:val="28"/>
          <w:szCs w:val="28"/>
        </w:rPr>
        <w:t>ney</w:t>
      </w:r>
    </w:p>
    <w:p w:rsidR="00A77374" w:rsidRPr="001A634F" w:rsidRDefault="00A77374" w:rsidP="008D1D00">
      <w:pPr>
        <w:spacing w:after="0" w:line="288" w:lineRule="auto"/>
        <w:rPr>
          <w:sz w:val="28"/>
          <w:szCs w:val="28"/>
        </w:rPr>
      </w:pPr>
      <w:r w:rsidRPr="001A634F">
        <w:rPr>
          <w:sz w:val="28"/>
          <w:szCs w:val="28"/>
        </w:rPr>
        <w:t>22. A. j</w:t>
      </w:r>
      <w:r w:rsidRPr="001A634F">
        <w:rPr>
          <w:sz w:val="28"/>
          <w:szCs w:val="28"/>
          <w:u w:val="single"/>
        </w:rPr>
        <w:t>u</w:t>
      </w:r>
      <w:r w:rsidRPr="001A634F">
        <w:rPr>
          <w:sz w:val="28"/>
          <w:szCs w:val="28"/>
        </w:rPr>
        <w:t>st</w:t>
      </w:r>
      <w:r w:rsidRPr="001A634F">
        <w:rPr>
          <w:sz w:val="28"/>
          <w:szCs w:val="28"/>
        </w:rPr>
        <w:tab/>
      </w:r>
      <w:r w:rsidRPr="001A634F">
        <w:rPr>
          <w:sz w:val="28"/>
          <w:szCs w:val="28"/>
        </w:rPr>
        <w:tab/>
      </w:r>
      <w:r w:rsidRPr="001A634F">
        <w:rPr>
          <w:sz w:val="28"/>
          <w:szCs w:val="28"/>
        </w:rPr>
        <w:tab/>
        <w:t>B. s</w:t>
      </w:r>
      <w:r w:rsidRPr="001A634F">
        <w:rPr>
          <w:sz w:val="28"/>
          <w:szCs w:val="28"/>
          <w:u w:val="single"/>
        </w:rPr>
        <w:t>u</w:t>
      </w:r>
      <w:r w:rsidRPr="001A634F">
        <w:rPr>
          <w:sz w:val="28"/>
          <w:szCs w:val="28"/>
        </w:rPr>
        <w:t>mmer</w:t>
      </w:r>
      <w:r w:rsidRPr="001A634F">
        <w:rPr>
          <w:sz w:val="28"/>
          <w:szCs w:val="28"/>
        </w:rPr>
        <w:tab/>
      </w:r>
      <w:r w:rsidRPr="001A634F">
        <w:rPr>
          <w:sz w:val="28"/>
          <w:szCs w:val="28"/>
        </w:rPr>
        <w:tab/>
        <w:t>C. m</w:t>
      </w:r>
      <w:r w:rsidRPr="001A634F">
        <w:rPr>
          <w:sz w:val="28"/>
          <w:szCs w:val="28"/>
          <w:u w:val="single"/>
        </w:rPr>
        <w:t>u</w:t>
      </w:r>
      <w:r w:rsidRPr="001A634F">
        <w:rPr>
          <w:sz w:val="28"/>
          <w:szCs w:val="28"/>
        </w:rPr>
        <w:t>ch</w:t>
      </w:r>
      <w:r w:rsidRPr="001A634F">
        <w:rPr>
          <w:sz w:val="28"/>
          <w:szCs w:val="28"/>
        </w:rPr>
        <w:tab/>
      </w:r>
      <w:r w:rsidRPr="001A634F">
        <w:rPr>
          <w:sz w:val="28"/>
          <w:szCs w:val="28"/>
        </w:rPr>
        <w:tab/>
        <w:t>D. r</w:t>
      </w:r>
      <w:r w:rsidRPr="001A634F">
        <w:rPr>
          <w:sz w:val="28"/>
          <w:szCs w:val="28"/>
          <w:u w:val="single"/>
        </w:rPr>
        <w:t>u</w:t>
      </w:r>
      <w:r w:rsidRPr="001A634F">
        <w:rPr>
          <w:sz w:val="28"/>
          <w:szCs w:val="28"/>
        </w:rPr>
        <w:t>ler</w:t>
      </w:r>
    </w:p>
    <w:p w:rsidR="00A77374" w:rsidRPr="001A634F" w:rsidRDefault="00A77374" w:rsidP="008D1D00">
      <w:pPr>
        <w:spacing w:after="0" w:line="288" w:lineRule="auto"/>
        <w:rPr>
          <w:sz w:val="28"/>
          <w:szCs w:val="28"/>
        </w:rPr>
      </w:pPr>
      <w:r w:rsidRPr="001A634F">
        <w:rPr>
          <w:sz w:val="28"/>
          <w:szCs w:val="28"/>
        </w:rPr>
        <w:t>23. A. ar</w:t>
      </w:r>
      <w:r w:rsidRPr="001A634F">
        <w:rPr>
          <w:sz w:val="28"/>
          <w:szCs w:val="28"/>
          <w:u w:val="single"/>
        </w:rPr>
        <w:t>ou</w:t>
      </w:r>
      <w:r w:rsidRPr="001A634F">
        <w:rPr>
          <w:sz w:val="28"/>
          <w:szCs w:val="28"/>
        </w:rPr>
        <w:t>nd</w:t>
      </w:r>
      <w:r w:rsidRPr="001A634F">
        <w:rPr>
          <w:sz w:val="28"/>
          <w:szCs w:val="28"/>
        </w:rPr>
        <w:tab/>
      </w:r>
      <w:r w:rsidRPr="001A634F">
        <w:rPr>
          <w:sz w:val="28"/>
          <w:szCs w:val="28"/>
        </w:rPr>
        <w:tab/>
        <w:t>B. delici</w:t>
      </w:r>
      <w:r w:rsidRPr="001A634F">
        <w:rPr>
          <w:sz w:val="28"/>
          <w:szCs w:val="28"/>
          <w:u w:val="single"/>
        </w:rPr>
        <w:t>ou</w:t>
      </w:r>
      <w:r w:rsidRPr="001A634F">
        <w:rPr>
          <w:sz w:val="28"/>
          <w:szCs w:val="28"/>
        </w:rPr>
        <w:t>s</w:t>
      </w:r>
      <w:r w:rsidRPr="001A634F">
        <w:rPr>
          <w:sz w:val="28"/>
          <w:szCs w:val="28"/>
        </w:rPr>
        <w:tab/>
      </w:r>
      <w:r w:rsidRPr="001A634F">
        <w:rPr>
          <w:sz w:val="28"/>
          <w:szCs w:val="28"/>
        </w:rPr>
        <w:tab/>
        <w:t>C. h</w:t>
      </w:r>
      <w:r w:rsidRPr="001A634F">
        <w:rPr>
          <w:sz w:val="28"/>
          <w:szCs w:val="28"/>
          <w:u w:val="single"/>
        </w:rPr>
        <w:t>ou</w:t>
      </w:r>
      <w:r w:rsidRPr="001A634F">
        <w:rPr>
          <w:sz w:val="28"/>
          <w:szCs w:val="28"/>
        </w:rPr>
        <w:t>se</w:t>
      </w:r>
      <w:r w:rsidRPr="001A634F">
        <w:rPr>
          <w:sz w:val="28"/>
          <w:szCs w:val="28"/>
        </w:rPr>
        <w:tab/>
      </w:r>
      <w:r w:rsidRPr="001A634F">
        <w:rPr>
          <w:sz w:val="28"/>
          <w:szCs w:val="28"/>
        </w:rPr>
        <w:tab/>
        <w:t>D. gr</w:t>
      </w:r>
      <w:r w:rsidRPr="001A634F">
        <w:rPr>
          <w:sz w:val="28"/>
          <w:szCs w:val="28"/>
          <w:u w:val="single"/>
        </w:rPr>
        <w:t>ou</w:t>
      </w:r>
      <w:r w:rsidRPr="001A634F">
        <w:rPr>
          <w:sz w:val="28"/>
          <w:szCs w:val="28"/>
        </w:rPr>
        <w:t>nd</w:t>
      </w:r>
    </w:p>
    <w:p w:rsidR="00A77374" w:rsidRPr="001A634F" w:rsidRDefault="00A77374" w:rsidP="008D1D00">
      <w:pPr>
        <w:spacing w:after="0" w:line="288" w:lineRule="auto"/>
        <w:rPr>
          <w:sz w:val="28"/>
          <w:szCs w:val="28"/>
        </w:rPr>
      </w:pPr>
      <w:r w:rsidRPr="001A634F">
        <w:rPr>
          <w:sz w:val="28"/>
          <w:szCs w:val="28"/>
        </w:rPr>
        <w:t>24. A. ex</w:t>
      </w:r>
      <w:r w:rsidRPr="001A634F">
        <w:rPr>
          <w:sz w:val="28"/>
          <w:szCs w:val="28"/>
          <w:u w:val="single"/>
        </w:rPr>
        <w:t>h</w:t>
      </w:r>
      <w:r w:rsidRPr="001A634F">
        <w:rPr>
          <w:sz w:val="28"/>
          <w:szCs w:val="28"/>
        </w:rPr>
        <w:t>ibition</w:t>
      </w:r>
      <w:r w:rsidRPr="001A634F">
        <w:rPr>
          <w:sz w:val="28"/>
          <w:szCs w:val="28"/>
        </w:rPr>
        <w:tab/>
      </w:r>
      <w:r w:rsidRPr="001A634F">
        <w:rPr>
          <w:sz w:val="28"/>
          <w:szCs w:val="28"/>
        </w:rPr>
        <w:tab/>
        <w:t>B. neighbor</w:t>
      </w:r>
      <w:r w:rsidRPr="001A634F">
        <w:rPr>
          <w:sz w:val="28"/>
          <w:szCs w:val="28"/>
          <w:u w:val="single"/>
        </w:rPr>
        <w:t>h</w:t>
      </w:r>
      <w:r w:rsidRPr="001A634F">
        <w:rPr>
          <w:sz w:val="28"/>
          <w:szCs w:val="28"/>
        </w:rPr>
        <w:t>ood</w:t>
      </w:r>
      <w:r w:rsidRPr="001A634F">
        <w:rPr>
          <w:sz w:val="28"/>
          <w:szCs w:val="28"/>
        </w:rPr>
        <w:tab/>
        <w:t xml:space="preserve">C. </w:t>
      </w:r>
      <w:r w:rsidRPr="001A634F">
        <w:rPr>
          <w:sz w:val="28"/>
          <w:szCs w:val="28"/>
          <w:u w:val="single"/>
        </w:rPr>
        <w:t>h</w:t>
      </w:r>
      <w:r w:rsidRPr="001A634F">
        <w:rPr>
          <w:sz w:val="28"/>
          <w:szCs w:val="28"/>
        </w:rPr>
        <w:t>ot</w:t>
      </w:r>
      <w:r w:rsidRPr="001A634F">
        <w:rPr>
          <w:sz w:val="28"/>
          <w:szCs w:val="28"/>
        </w:rPr>
        <w:tab/>
      </w:r>
      <w:r w:rsidRPr="001A634F">
        <w:rPr>
          <w:sz w:val="28"/>
          <w:szCs w:val="28"/>
        </w:rPr>
        <w:tab/>
      </w:r>
      <w:r w:rsidRPr="001A634F">
        <w:rPr>
          <w:sz w:val="28"/>
          <w:szCs w:val="28"/>
        </w:rPr>
        <w:tab/>
        <w:t xml:space="preserve">D. </w:t>
      </w:r>
      <w:r w:rsidRPr="001A634F">
        <w:rPr>
          <w:sz w:val="28"/>
          <w:szCs w:val="28"/>
          <w:u w:val="single"/>
        </w:rPr>
        <w:t>h</w:t>
      </w:r>
      <w:r w:rsidRPr="001A634F">
        <w:rPr>
          <w:sz w:val="28"/>
          <w:szCs w:val="28"/>
        </w:rPr>
        <w:t>umid</w:t>
      </w:r>
    </w:p>
    <w:p w:rsidR="00A77374" w:rsidRPr="001A634F" w:rsidRDefault="00A77374" w:rsidP="008D1D00">
      <w:pPr>
        <w:spacing w:after="0" w:line="288" w:lineRule="auto"/>
        <w:rPr>
          <w:sz w:val="28"/>
          <w:szCs w:val="28"/>
        </w:rPr>
      </w:pPr>
      <w:r w:rsidRPr="001A634F">
        <w:rPr>
          <w:sz w:val="28"/>
          <w:szCs w:val="28"/>
        </w:rPr>
        <w:t>25. A. want</w:t>
      </w:r>
      <w:r w:rsidRPr="001A634F">
        <w:rPr>
          <w:sz w:val="28"/>
          <w:szCs w:val="28"/>
          <w:u w:val="single"/>
        </w:rPr>
        <w:t>ed</w:t>
      </w:r>
      <w:r w:rsidRPr="001A634F">
        <w:rPr>
          <w:sz w:val="28"/>
          <w:szCs w:val="28"/>
        </w:rPr>
        <w:tab/>
      </w:r>
      <w:r w:rsidRPr="001A634F">
        <w:rPr>
          <w:sz w:val="28"/>
          <w:szCs w:val="28"/>
        </w:rPr>
        <w:tab/>
        <w:t>B. play</w:t>
      </w:r>
      <w:r w:rsidRPr="001A634F">
        <w:rPr>
          <w:sz w:val="28"/>
          <w:szCs w:val="28"/>
          <w:u w:val="single"/>
        </w:rPr>
        <w:t>ed</w:t>
      </w:r>
      <w:r w:rsidRPr="001A634F">
        <w:rPr>
          <w:sz w:val="28"/>
          <w:szCs w:val="28"/>
        </w:rPr>
        <w:tab/>
      </w:r>
      <w:r w:rsidRPr="001A634F">
        <w:rPr>
          <w:sz w:val="28"/>
          <w:szCs w:val="28"/>
        </w:rPr>
        <w:tab/>
        <w:t>C. stay</w:t>
      </w:r>
      <w:r w:rsidRPr="001A634F">
        <w:rPr>
          <w:sz w:val="28"/>
          <w:szCs w:val="28"/>
          <w:u w:val="single"/>
        </w:rPr>
        <w:t>ed</w:t>
      </w:r>
      <w:r w:rsidRPr="001A634F">
        <w:rPr>
          <w:sz w:val="28"/>
          <w:szCs w:val="28"/>
        </w:rPr>
        <w:tab/>
      </w:r>
      <w:r w:rsidRPr="001A634F">
        <w:rPr>
          <w:sz w:val="28"/>
          <w:szCs w:val="28"/>
        </w:rPr>
        <w:tab/>
        <w:t>D. open</w:t>
      </w:r>
      <w:r w:rsidRPr="001A634F">
        <w:rPr>
          <w:sz w:val="28"/>
          <w:szCs w:val="28"/>
          <w:u w:val="single"/>
        </w:rPr>
        <w:t>ed</w:t>
      </w:r>
    </w:p>
    <w:p w:rsidR="00A77374" w:rsidRPr="001A634F" w:rsidRDefault="00A77374" w:rsidP="008D1D00">
      <w:pPr>
        <w:spacing w:after="0" w:line="288" w:lineRule="auto"/>
        <w:rPr>
          <w:sz w:val="28"/>
          <w:szCs w:val="28"/>
        </w:rPr>
      </w:pPr>
      <w:r w:rsidRPr="001A634F">
        <w:rPr>
          <w:sz w:val="28"/>
          <w:szCs w:val="28"/>
        </w:rPr>
        <w:t>26. A. ear</w:t>
      </w:r>
      <w:r w:rsidRPr="001A634F">
        <w:rPr>
          <w:sz w:val="28"/>
          <w:szCs w:val="28"/>
          <w:u w:val="single"/>
        </w:rPr>
        <w:t>th</w:t>
      </w:r>
      <w:r w:rsidRPr="001A634F">
        <w:rPr>
          <w:sz w:val="28"/>
          <w:szCs w:val="28"/>
        </w:rPr>
        <w:tab/>
      </w:r>
      <w:r w:rsidRPr="001A634F">
        <w:rPr>
          <w:sz w:val="28"/>
          <w:szCs w:val="28"/>
        </w:rPr>
        <w:tab/>
      </w:r>
      <w:r w:rsidRPr="001A634F">
        <w:rPr>
          <w:sz w:val="28"/>
          <w:szCs w:val="28"/>
        </w:rPr>
        <w:tab/>
        <w:t xml:space="preserve">B. </w:t>
      </w:r>
      <w:r w:rsidRPr="001A634F">
        <w:rPr>
          <w:sz w:val="28"/>
          <w:szCs w:val="28"/>
          <w:u w:val="single"/>
        </w:rPr>
        <w:t>th</w:t>
      </w:r>
      <w:r w:rsidRPr="001A634F">
        <w:rPr>
          <w:sz w:val="28"/>
          <w:szCs w:val="28"/>
        </w:rPr>
        <w:t>ing</w:t>
      </w:r>
      <w:r w:rsidRPr="001A634F">
        <w:rPr>
          <w:sz w:val="28"/>
          <w:szCs w:val="28"/>
        </w:rPr>
        <w:tab/>
      </w:r>
      <w:r w:rsidRPr="001A634F">
        <w:rPr>
          <w:sz w:val="28"/>
          <w:szCs w:val="28"/>
        </w:rPr>
        <w:tab/>
        <w:t xml:space="preserve">C. </w:t>
      </w:r>
      <w:r w:rsidRPr="001A634F">
        <w:rPr>
          <w:sz w:val="28"/>
          <w:szCs w:val="28"/>
          <w:u w:val="single"/>
        </w:rPr>
        <w:t>th</w:t>
      </w:r>
      <w:r w:rsidRPr="001A634F">
        <w:rPr>
          <w:sz w:val="28"/>
          <w:szCs w:val="28"/>
        </w:rPr>
        <w:t>ey</w:t>
      </w:r>
      <w:r w:rsidRPr="001A634F">
        <w:rPr>
          <w:sz w:val="28"/>
          <w:szCs w:val="28"/>
        </w:rPr>
        <w:tab/>
      </w:r>
      <w:r w:rsidRPr="001A634F">
        <w:rPr>
          <w:sz w:val="28"/>
          <w:szCs w:val="28"/>
        </w:rPr>
        <w:tab/>
        <w:t xml:space="preserve">D. </w:t>
      </w:r>
      <w:r w:rsidRPr="001A634F">
        <w:rPr>
          <w:sz w:val="28"/>
          <w:szCs w:val="28"/>
          <w:u w:val="single"/>
        </w:rPr>
        <w:t>th</w:t>
      </w:r>
      <w:r w:rsidRPr="001A634F">
        <w:rPr>
          <w:sz w:val="28"/>
          <w:szCs w:val="28"/>
        </w:rPr>
        <w:t>eatre</w:t>
      </w:r>
    </w:p>
    <w:p w:rsidR="00A77374" w:rsidRPr="001A634F" w:rsidRDefault="00A77374" w:rsidP="008D1D00">
      <w:pPr>
        <w:spacing w:after="0" w:line="288" w:lineRule="auto"/>
        <w:rPr>
          <w:sz w:val="28"/>
          <w:szCs w:val="28"/>
        </w:rPr>
      </w:pPr>
      <w:r w:rsidRPr="001A634F">
        <w:rPr>
          <w:sz w:val="28"/>
          <w:szCs w:val="28"/>
        </w:rPr>
        <w:t>27. A. ar</w:t>
      </w:r>
      <w:r w:rsidRPr="001A634F">
        <w:rPr>
          <w:sz w:val="28"/>
          <w:szCs w:val="28"/>
          <w:u w:val="single"/>
        </w:rPr>
        <w:t>ou</w:t>
      </w:r>
      <w:r w:rsidRPr="001A634F">
        <w:rPr>
          <w:sz w:val="28"/>
          <w:szCs w:val="28"/>
        </w:rPr>
        <w:t>nd</w:t>
      </w:r>
      <w:r w:rsidRPr="001A634F">
        <w:rPr>
          <w:sz w:val="28"/>
          <w:szCs w:val="28"/>
        </w:rPr>
        <w:tab/>
      </w:r>
      <w:r w:rsidRPr="001A634F">
        <w:rPr>
          <w:sz w:val="28"/>
          <w:szCs w:val="28"/>
        </w:rPr>
        <w:tab/>
        <w:t>B. ab</w:t>
      </w:r>
      <w:r w:rsidRPr="001A634F">
        <w:rPr>
          <w:sz w:val="28"/>
          <w:szCs w:val="28"/>
          <w:u w:val="single"/>
        </w:rPr>
        <w:t>ou</w:t>
      </w:r>
      <w:r w:rsidRPr="001A634F">
        <w:rPr>
          <w:sz w:val="28"/>
          <w:szCs w:val="28"/>
        </w:rPr>
        <w:t>t</w:t>
      </w:r>
      <w:r w:rsidRPr="001A634F">
        <w:rPr>
          <w:sz w:val="28"/>
          <w:szCs w:val="28"/>
        </w:rPr>
        <w:tab/>
      </w:r>
      <w:r w:rsidRPr="001A634F">
        <w:rPr>
          <w:sz w:val="28"/>
          <w:szCs w:val="28"/>
        </w:rPr>
        <w:tab/>
        <w:t>C. pr</w:t>
      </w:r>
      <w:r w:rsidRPr="001A634F">
        <w:rPr>
          <w:sz w:val="28"/>
          <w:szCs w:val="28"/>
          <w:u w:val="single"/>
        </w:rPr>
        <w:t>ou</w:t>
      </w:r>
      <w:r w:rsidRPr="001A634F">
        <w:rPr>
          <w:sz w:val="28"/>
          <w:szCs w:val="28"/>
        </w:rPr>
        <w:t>d</w:t>
      </w:r>
      <w:r w:rsidRPr="001A634F">
        <w:rPr>
          <w:sz w:val="28"/>
          <w:szCs w:val="28"/>
        </w:rPr>
        <w:tab/>
      </w:r>
      <w:r w:rsidRPr="001A634F">
        <w:rPr>
          <w:sz w:val="28"/>
          <w:szCs w:val="28"/>
        </w:rPr>
        <w:tab/>
        <w:t>D. w</w:t>
      </w:r>
      <w:r w:rsidRPr="001A634F">
        <w:rPr>
          <w:sz w:val="28"/>
          <w:szCs w:val="28"/>
          <w:u w:val="single"/>
        </w:rPr>
        <w:t>ou</w:t>
      </w:r>
      <w:r w:rsidRPr="001A634F">
        <w:rPr>
          <w:sz w:val="28"/>
          <w:szCs w:val="28"/>
        </w:rPr>
        <w:t>ld</w:t>
      </w:r>
    </w:p>
    <w:p w:rsidR="00A77374" w:rsidRPr="001A634F" w:rsidRDefault="00A77374" w:rsidP="008D1D00">
      <w:pPr>
        <w:spacing w:after="0" w:line="288" w:lineRule="auto"/>
        <w:rPr>
          <w:sz w:val="28"/>
          <w:szCs w:val="28"/>
        </w:rPr>
      </w:pPr>
      <w:r w:rsidRPr="001A634F">
        <w:rPr>
          <w:sz w:val="28"/>
          <w:szCs w:val="28"/>
        </w:rPr>
        <w:t>28. A. pr</w:t>
      </w:r>
      <w:r w:rsidRPr="001A634F">
        <w:rPr>
          <w:sz w:val="28"/>
          <w:szCs w:val="28"/>
          <w:u w:val="single"/>
        </w:rPr>
        <w:t>o</w:t>
      </w:r>
      <w:r w:rsidRPr="001A634F">
        <w:rPr>
          <w:sz w:val="28"/>
          <w:szCs w:val="28"/>
        </w:rPr>
        <w:t>blem</w:t>
      </w:r>
      <w:r w:rsidRPr="001A634F">
        <w:rPr>
          <w:sz w:val="28"/>
          <w:szCs w:val="28"/>
        </w:rPr>
        <w:tab/>
      </w:r>
      <w:r w:rsidRPr="001A634F">
        <w:rPr>
          <w:sz w:val="28"/>
          <w:szCs w:val="28"/>
        </w:rPr>
        <w:tab/>
        <w:t>B. l</w:t>
      </w:r>
      <w:r w:rsidRPr="001A634F">
        <w:rPr>
          <w:sz w:val="28"/>
          <w:szCs w:val="28"/>
          <w:u w:val="single"/>
        </w:rPr>
        <w:t>o</w:t>
      </w:r>
      <w:r w:rsidRPr="001A634F">
        <w:rPr>
          <w:sz w:val="28"/>
          <w:szCs w:val="28"/>
        </w:rPr>
        <w:t>ve</w:t>
      </w:r>
      <w:r w:rsidRPr="001A634F">
        <w:rPr>
          <w:sz w:val="28"/>
          <w:szCs w:val="28"/>
        </w:rPr>
        <w:tab/>
      </w:r>
      <w:r w:rsidRPr="001A634F">
        <w:rPr>
          <w:sz w:val="28"/>
          <w:szCs w:val="28"/>
        </w:rPr>
        <w:tab/>
        <w:t>C. h</w:t>
      </w:r>
      <w:r w:rsidRPr="001A634F">
        <w:rPr>
          <w:sz w:val="28"/>
          <w:szCs w:val="28"/>
          <w:u w:val="single"/>
        </w:rPr>
        <w:t>o</w:t>
      </w:r>
      <w:r w:rsidRPr="001A634F">
        <w:rPr>
          <w:sz w:val="28"/>
          <w:szCs w:val="28"/>
        </w:rPr>
        <w:t>bby</w:t>
      </w:r>
      <w:r w:rsidRPr="001A634F">
        <w:rPr>
          <w:sz w:val="28"/>
          <w:szCs w:val="28"/>
        </w:rPr>
        <w:tab/>
      </w:r>
      <w:r w:rsidRPr="001A634F">
        <w:rPr>
          <w:sz w:val="28"/>
          <w:szCs w:val="28"/>
        </w:rPr>
        <w:tab/>
        <w:t>D. b</w:t>
      </w:r>
      <w:r w:rsidRPr="001A634F">
        <w:rPr>
          <w:sz w:val="28"/>
          <w:szCs w:val="28"/>
          <w:u w:val="single"/>
        </w:rPr>
        <w:t>o</w:t>
      </w:r>
      <w:r w:rsidRPr="001A634F">
        <w:rPr>
          <w:sz w:val="28"/>
          <w:szCs w:val="28"/>
        </w:rPr>
        <w:t>x</w:t>
      </w:r>
    </w:p>
    <w:p w:rsidR="00A77374" w:rsidRPr="001A634F" w:rsidRDefault="00A77374" w:rsidP="008D1D00">
      <w:pPr>
        <w:spacing w:after="0" w:line="288" w:lineRule="auto"/>
        <w:rPr>
          <w:sz w:val="28"/>
          <w:szCs w:val="28"/>
        </w:rPr>
      </w:pPr>
      <w:r w:rsidRPr="001A634F">
        <w:rPr>
          <w:sz w:val="28"/>
          <w:szCs w:val="28"/>
        </w:rPr>
        <w:t>29. A. m</w:t>
      </w:r>
      <w:r w:rsidRPr="001A634F">
        <w:rPr>
          <w:sz w:val="28"/>
          <w:szCs w:val="28"/>
          <w:u w:val="single"/>
        </w:rPr>
        <w:t>ar</w:t>
      </w:r>
      <w:r w:rsidRPr="001A634F">
        <w:rPr>
          <w:sz w:val="28"/>
          <w:szCs w:val="28"/>
        </w:rPr>
        <w:t>ket</w:t>
      </w:r>
      <w:r w:rsidRPr="001A634F">
        <w:rPr>
          <w:sz w:val="28"/>
          <w:szCs w:val="28"/>
        </w:rPr>
        <w:tab/>
      </w:r>
      <w:r w:rsidRPr="001A634F">
        <w:rPr>
          <w:sz w:val="28"/>
          <w:szCs w:val="28"/>
        </w:rPr>
        <w:tab/>
        <w:t>B. p</w:t>
      </w:r>
      <w:r w:rsidRPr="001A634F">
        <w:rPr>
          <w:sz w:val="28"/>
          <w:szCs w:val="28"/>
          <w:u w:val="single"/>
        </w:rPr>
        <w:t>ar</w:t>
      </w:r>
      <w:r w:rsidRPr="001A634F">
        <w:rPr>
          <w:sz w:val="28"/>
          <w:szCs w:val="28"/>
        </w:rPr>
        <w:t>t</w:t>
      </w:r>
      <w:r w:rsidRPr="001A634F">
        <w:rPr>
          <w:sz w:val="28"/>
          <w:szCs w:val="28"/>
        </w:rPr>
        <w:tab/>
      </w:r>
      <w:r w:rsidRPr="001A634F">
        <w:rPr>
          <w:sz w:val="28"/>
          <w:szCs w:val="28"/>
        </w:rPr>
        <w:tab/>
        <w:t>C. c</w:t>
      </w:r>
      <w:r w:rsidRPr="001A634F">
        <w:rPr>
          <w:sz w:val="28"/>
          <w:szCs w:val="28"/>
          <w:u w:val="single"/>
        </w:rPr>
        <w:t>ar</w:t>
      </w:r>
      <w:r w:rsidRPr="001A634F">
        <w:rPr>
          <w:sz w:val="28"/>
          <w:szCs w:val="28"/>
        </w:rPr>
        <w:t>d</w:t>
      </w:r>
      <w:r w:rsidRPr="001A634F">
        <w:rPr>
          <w:sz w:val="28"/>
          <w:szCs w:val="28"/>
        </w:rPr>
        <w:tab/>
      </w:r>
      <w:r w:rsidRPr="001A634F">
        <w:rPr>
          <w:sz w:val="28"/>
          <w:szCs w:val="28"/>
        </w:rPr>
        <w:tab/>
        <w:t>D. sc</w:t>
      </w:r>
      <w:r w:rsidRPr="001A634F">
        <w:rPr>
          <w:sz w:val="28"/>
          <w:szCs w:val="28"/>
          <w:u w:val="single"/>
        </w:rPr>
        <w:t>ar</w:t>
      </w:r>
      <w:r w:rsidRPr="001A634F">
        <w:rPr>
          <w:sz w:val="28"/>
          <w:szCs w:val="28"/>
        </w:rPr>
        <w:t>e</w:t>
      </w:r>
    </w:p>
    <w:p w:rsidR="007E2AF8" w:rsidRPr="001A634F" w:rsidRDefault="00A77374" w:rsidP="008D1D00">
      <w:pPr>
        <w:spacing w:after="0" w:line="288" w:lineRule="auto"/>
        <w:rPr>
          <w:sz w:val="28"/>
          <w:szCs w:val="28"/>
        </w:rPr>
      </w:pPr>
      <w:r w:rsidRPr="001A634F">
        <w:rPr>
          <w:sz w:val="28"/>
          <w:szCs w:val="28"/>
        </w:rPr>
        <w:t xml:space="preserve">30. A. </w:t>
      </w:r>
      <w:r w:rsidRPr="001A634F">
        <w:rPr>
          <w:sz w:val="28"/>
          <w:szCs w:val="28"/>
          <w:u w:val="single"/>
        </w:rPr>
        <w:t>s</w:t>
      </w:r>
      <w:r w:rsidRPr="001A634F">
        <w:rPr>
          <w:sz w:val="28"/>
          <w:szCs w:val="28"/>
        </w:rPr>
        <w:t>lippery</w:t>
      </w:r>
      <w:r w:rsidRPr="001A634F">
        <w:rPr>
          <w:sz w:val="28"/>
          <w:szCs w:val="28"/>
        </w:rPr>
        <w:tab/>
      </w:r>
      <w:r w:rsidRPr="001A634F">
        <w:rPr>
          <w:sz w:val="28"/>
          <w:szCs w:val="28"/>
        </w:rPr>
        <w:tab/>
        <w:t xml:space="preserve">B. </w:t>
      </w:r>
      <w:r w:rsidRPr="001A634F">
        <w:rPr>
          <w:sz w:val="28"/>
          <w:szCs w:val="28"/>
          <w:u w:val="single"/>
        </w:rPr>
        <w:t>s</w:t>
      </w:r>
      <w:r w:rsidRPr="001A634F">
        <w:rPr>
          <w:sz w:val="28"/>
          <w:szCs w:val="28"/>
        </w:rPr>
        <w:t>ure</w:t>
      </w:r>
      <w:r w:rsidRPr="001A634F">
        <w:rPr>
          <w:sz w:val="28"/>
          <w:szCs w:val="28"/>
        </w:rPr>
        <w:tab/>
      </w:r>
      <w:r w:rsidRPr="001A634F">
        <w:rPr>
          <w:sz w:val="28"/>
          <w:szCs w:val="28"/>
        </w:rPr>
        <w:tab/>
        <w:t xml:space="preserve">C. </w:t>
      </w:r>
      <w:r w:rsidRPr="001A634F">
        <w:rPr>
          <w:sz w:val="28"/>
          <w:szCs w:val="28"/>
          <w:u w:val="single"/>
        </w:rPr>
        <w:t>s</w:t>
      </w:r>
      <w:r w:rsidRPr="001A634F">
        <w:rPr>
          <w:sz w:val="28"/>
          <w:szCs w:val="28"/>
        </w:rPr>
        <w:t>imply</w:t>
      </w:r>
      <w:r w:rsidRPr="001A634F">
        <w:rPr>
          <w:sz w:val="28"/>
          <w:szCs w:val="28"/>
        </w:rPr>
        <w:tab/>
      </w:r>
      <w:r w:rsidRPr="001A634F">
        <w:rPr>
          <w:sz w:val="28"/>
          <w:szCs w:val="28"/>
        </w:rPr>
        <w:tab/>
        <w:t xml:space="preserve">D. </w:t>
      </w:r>
      <w:r w:rsidRPr="001A634F">
        <w:rPr>
          <w:sz w:val="28"/>
          <w:szCs w:val="28"/>
          <w:u w:val="single"/>
        </w:rPr>
        <w:t>s</w:t>
      </w:r>
      <w:r w:rsidRPr="001A634F">
        <w:rPr>
          <w:sz w:val="28"/>
          <w:szCs w:val="28"/>
        </w:rPr>
        <w:t>inger</w:t>
      </w:r>
    </w:p>
    <w:p w:rsidR="007E0FB3" w:rsidRPr="00AC5418" w:rsidRDefault="007E0FB3" w:rsidP="008D1D00">
      <w:pPr>
        <w:spacing w:after="0" w:line="288" w:lineRule="auto"/>
        <w:rPr>
          <w:b/>
          <w:color w:val="0000CC"/>
          <w:sz w:val="28"/>
          <w:szCs w:val="28"/>
        </w:rPr>
      </w:pPr>
      <w:r w:rsidRPr="00AC5418">
        <w:rPr>
          <w:b/>
          <w:color w:val="0000CC"/>
          <w:sz w:val="28"/>
          <w:szCs w:val="28"/>
        </w:rPr>
        <w:t>II. Choose the word whose main stressed syllable is placed differently from that of the other in each group.</w:t>
      </w:r>
    </w:p>
    <w:p w:rsidR="00CF7FA1" w:rsidRPr="001A634F" w:rsidRDefault="00CF7FA1" w:rsidP="008D1D00">
      <w:pPr>
        <w:spacing w:after="0" w:line="288" w:lineRule="auto"/>
        <w:rPr>
          <w:sz w:val="28"/>
          <w:szCs w:val="28"/>
        </w:rPr>
      </w:pPr>
      <w:r w:rsidRPr="001A634F">
        <w:rPr>
          <w:sz w:val="28"/>
          <w:szCs w:val="28"/>
        </w:rPr>
        <w:t>1. A. village</w:t>
      </w:r>
      <w:r w:rsidRPr="001A634F">
        <w:rPr>
          <w:sz w:val="28"/>
          <w:szCs w:val="28"/>
        </w:rPr>
        <w:tab/>
      </w:r>
      <w:r w:rsidRPr="001A634F">
        <w:rPr>
          <w:sz w:val="28"/>
          <w:szCs w:val="28"/>
        </w:rPr>
        <w:tab/>
      </w:r>
      <w:r w:rsidRPr="001A634F">
        <w:rPr>
          <w:sz w:val="28"/>
          <w:szCs w:val="28"/>
        </w:rPr>
        <w:tab/>
        <w:t>B. enter</w:t>
      </w:r>
      <w:r w:rsidRPr="001A634F">
        <w:rPr>
          <w:sz w:val="28"/>
          <w:szCs w:val="28"/>
        </w:rPr>
        <w:tab/>
      </w:r>
      <w:r w:rsidRPr="001A634F">
        <w:rPr>
          <w:sz w:val="28"/>
          <w:szCs w:val="28"/>
        </w:rPr>
        <w:tab/>
        <w:t>C. bamboo</w:t>
      </w:r>
      <w:r w:rsidRPr="001A634F">
        <w:rPr>
          <w:sz w:val="28"/>
          <w:szCs w:val="28"/>
        </w:rPr>
        <w:tab/>
      </w:r>
      <w:r w:rsidRPr="001A634F">
        <w:rPr>
          <w:sz w:val="28"/>
          <w:szCs w:val="28"/>
        </w:rPr>
        <w:tab/>
        <w:t>D. expert</w:t>
      </w:r>
    </w:p>
    <w:p w:rsidR="00CF7FA1" w:rsidRPr="001A634F" w:rsidRDefault="00CF7FA1" w:rsidP="008D1D00">
      <w:pPr>
        <w:spacing w:after="0" w:line="288" w:lineRule="auto"/>
        <w:rPr>
          <w:sz w:val="28"/>
          <w:szCs w:val="28"/>
        </w:rPr>
      </w:pPr>
      <w:r w:rsidRPr="001A634F">
        <w:rPr>
          <w:sz w:val="28"/>
          <w:szCs w:val="28"/>
        </w:rPr>
        <w:t>2. A. device</w:t>
      </w:r>
      <w:r w:rsidRPr="001A634F">
        <w:rPr>
          <w:sz w:val="28"/>
          <w:szCs w:val="28"/>
        </w:rPr>
        <w:tab/>
      </w:r>
      <w:r w:rsidRPr="001A634F">
        <w:rPr>
          <w:sz w:val="28"/>
          <w:szCs w:val="28"/>
        </w:rPr>
        <w:tab/>
      </w:r>
      <w:r w:rsidRPr="001A634F">
        <w:rPr>
          <w:sz w:val="28"/>
          <w:szCs w:val="28"/>
        </w:rPr>
        <w:tab/>
        <w:t>B. captain</w:t>
      </w:r>
      <w:r w:rsidRPr="001A634F">
        <w:rPr>
          <w:sz w:val="28"/>
          <w:szCs w:val="28"/>
        </w:rPr>
        <w:tab/>
      </w:r>
      <w:r w:rsidRPr="001A634F">
        <w:rPr>
          <w:sz w:val="28"/>
          <w:szCs w:val="28"/>
        </w:rPr>
        <w:tab/>
        <w:t>C. entrance</w:t>
      </w:r>
      <w:r w:rsidRPr="001A634F">
        <w:rPr>
          <w:sz w:val="28"/>
          <w:szCs w:val="28"/>
        </w:rPr>
        <w:tab/>
      </w:r>
      <w:r w:rsidRPr="001A634F">
        <w:rPr>
          <w:sz w:val="28"/>
          <w:szCs w:val="28"/>
        </w:rPr>
        <w:tab/>
        <w:t>D. pigeon</w:t>
      </w:r>
    </w:p>
    <w:p w:rsidR="00CF7FA1" w:rsidRPr="001A634F" w:rsidRDefault="00CF7FA1" w:rsidP="008D1D00">
      <w:pPr>
        <w:spacing w:after="0" w:line="288" w:lineRule="auto"/>
        <w:rPr>
          <w:sz w:val="28"/>
          <w:szCs w:val="28"/>
        </w:rPr>
      </w:pPr>
      <w:r w:rsidRPr="001A634F">
        <w:rPr>
          <w:sz w:val="28"/>
          <w:szCs w:val="28"/>
        </w:rPr>
        <w:t>3. A. efficient</w:t>
      </w:r>
      <w:r w:rsidRPr="001A634F">
        <w:rPr>
          <w:sz w:val="28"/>
          <w:szCs w:val="28"/>
        </w:rPr>
        <w:tab/>
      </w:r>
      <w:r w:rsidRPr="001A634F">
        <w:rPr>
          <w:sz w:val="28"/>
          <w:szCs w:val="28"/>
        </w:rPr>
        <w:tab/>
        <w:t>B. reference</w:t>
      </w:r>
      <w:r w:rsidRPr="001A634F">
        <w:rPr>
          <w:sz w:val="28"/>
          <w:szCs w:val="28"/>
        </w:rPr>
        <w:tab/>
      </w:r>
      <w:r w:rsidRPr="001A634F">
        <w:rPr>
          <w:sz w:val="28"/>
          <w:szCs w:val="28"/>
        </w:rPr>
        <w:tab/>
        <w:t>C. precaution</w:t>
      </w:r>
      <w:r w:rsidRPr="001A634F">
        <w:rPr>
          <w:sz w:val="28"/>
          <w:szCs w:val="28"/>
        </w:rPr>
        <w:tab/>
        <w:t>D. facility</w:t>
      </w:r>
    </w:p>
    <w:p w:rsidR="00CF7FA1" w:rsidRPr="001A634F" w:rsidRDefault="00CF7FA1" w:rsidP="008D1D00">
      <w:pPr>
        <w:spacing w:after="0" w:line="288" w:lineRule="auto"/>
        <w:rPr>
          <w:sz w:val="28"/>
          <w:szCs w:val="28"/>
        </w:rPr>
      </w:pPr>
      <w:r w:rsidRPr="001A634F">
        <w:rPr>
          <w:sz w:val="28"/>
          <w:szCs w:val="28"/>
        </w:rPr>
        <w:t>4. A. industry</w:t>
      </w:r>
      <w:r w:rsidRPr="001A634F">
        <w:rPr>
          <w:sz w:val="28"/>
          <w:szCs w:val="28"/>
        </w:rPr>
        <w:tab/>
      </w:r>
      <w:r w:rsidRPr="001A634F">
        <w:rPr>
          <w:sz w:val="28"/>
          <w:szCs w:val="28"/>
        </w:rPr>
        <w:tab/>
        <w:t>B. character</w:t>
      </w:r>
      <w:r w:rsidRPr="001A634F">
        <w:rPr>
          <w:sz w:val="28"/>
          <w:szCs w:val="28"/>
        </w:rPr>
        <w:tab/>
      </w:r>
      <w:r w:rsidRPr="001A634F">
        <w:rPr>
          <w:sz w:val="28"/>
          <w:szCs w:val="28"/>
        </w:rPr>
        <w:tab/>
        <w:t>C. charity</w:t>
      </w:r>
      <w:r w:rsidRPr="001A634F">
        <w:rPr>
          <w:sz w:val="28"/>
          <w:szCs w:val="28"/>
        </w:rPr>
        <w:tab/>
      </w:r>
      <w:r w:rsidRPr="001A634F">
        <w:rPr>
          <w:sz w:val="28"/>
          <w:szCs w:val="28"/>
        </w:rPr>
        <w:tab/>
        <w:t>D. pedestrian</w:t>
      </w:r>
    </w:p>
    <w:p w:rsidR="00CF7FA1" w:rsidRPr="001A634F" w:rsidRDefault="00CF7FA1" w:rsidP="008D1D00">
      <w:pPr>
        <w:spacing w:after="0" w:line="288" w:lineRule="auto"/>
        <w:rPr>
          <w:sz w:val="28"/>
          <w:szCs w:val="28"/>
        </w:rPr>
      </w:pPr>
      <w:r w:rsidRPr="001A634F">
        <w:rPr>
          <w:sz w:val="28"/>
          <w:szCs w:val="28"/>
        </w:rPr>
        <w:t>5. A. offer</w:t>
      </w:r>
      <w:r w:rsidRPr="001A634F">
        <w:rPr>
          <w:sz w:val="28"/>
          <w:szCs w:val="28"/>
        </w:rPr>
        <w:tab/>
      </w:r>
      <w:r w:rsidRPr="001A634F">
        <w:rPr>
          <w:sz w:val="28"/>
          <w:szCs w:val="28"/>
        </w:rPr>
        <w:tab/>
      </w:r>
      <w:r w:rsidRPr="001A634F">
        <w:rPr>
          <w:sz w:val="28"/>
          <w:szCs w:val="28"/>
        </w:rPr>
        <w:tab/>
        <w:t>B. refer</w:t>
      </w:r>
      <w:r w:rsidRPr="001A634F">
        <w:rPr>
          <w:sz w:val="28"/>
          <w:szCs w:val="28"/>
        </w:rPr>
        <w:tab/>
      </w:r>
      <w:r w:rsidRPr="001A634F">
        <w:rPr>
          <w:sz w:val="28"/>
          <w:szCs w:val="28"/>
        </w:rPr>
        <w:tab/>
        <w:t>C. confer</w:t>
      </w:r>
      <w:r w:rsidRPr="001A634F">
        <w:rPr>
          <w:sz w:val="28"/>
          <w:szCs w:val="28"/>
        </w:rPr>
        <w:tab/>
      </w:r>
      <w:r w:rsidRPr="001A634F">
        <w:rPr>
          <w:sz w:val="28"/>
          <w:szCs w:val="28"/>
        </w:rPr>
        <w:tab/>
        <w:t>D. infer</w:t>
      </w:r>
    </w:p>
    <w:p w:rsidR="00CF7FA1" w:rsidRPr="001A634F" w:rsidRDefault="00CF7FA1" w:rsidP="008D1D00">
      <w:pPr>
        <w:spacing w:after="0" w:line="288" w:lineRule="auto"/>
        <w:rPr>
          <w:sz w:val="28"/>
          <w:szCs w:val="28"/>
        </w:rPr>
      </w:pPr>
      <w:r w:rsidRPr="001A634F">
        <w:rPr>
          <w:sz w:val="28"/>
          <w:szCs w:val="28"/>
        </w:rPr>
        <w:t>6. A. buffalo</w:t>
      </w:r>
      <w:r w:rsidRPr="001A634F">
        <w:rPr>
          <w:sz w:val="28"/>
          <w:szCs w:val="28"/>
        </w:rPr>
        <w:tab/>
      </w:r>
      <w:r w:rsidRPr="001A634F">
        <w:rPr>
          <w:sz w:val="28"/>
          <w:szCs w:val="28"/>
        </w:rPr>
        <w:tab/>
      </w:r>
      <w:r w:rsidRPr="001A634F">
        <w:rPr>
          <w:sz w:val="28"/>
          <w:szCs w:val="28"/>
        </w:rPr>
        <w:tab/>
        <w:t>B. recognize</w:t>
      </w:r>
      <w:r w:rsidRPr="001A634F">
        <w:rPr>
          <w:sz w:val="28"/>
          <w:szCs w:val="28"/>
        </w:rPr>
        <w:tab/>
      </w:r>
      <w:r w:rsidRPr="001A634F">
        <w:rPr>
          <w:sz w:val="28"/>
          <w:szCs w:val="28"/>
        </w:rPr>
        <w:tab/>
        <w:t>C. convenient</w:t>
      </w:r>
      <w:r w:rsidRPr="001A634F">
        <w:rPr>
          <w:sz w:val="28"/>
          <w:szCs w:val="28"/>
        </w:rPr>
        <w:tab/>
        <w:t>D. cultural</w:t>
      </w:r>
    </w:p>
    <w:p w:rsidR="00CF7FA1" w:rsidRPr="001A634F" w:rsidRDefault="00CF7FA1" w:rsidP="008D1D00">
      <w:pPr>
        <w:spacing w:after="0" w:line="288" w:lineRule="auto"/>
        <w:rPr>
          <w:sz w:val="28"/>
          <w:szCs w:val="28"/>
        </w:rPr>
      </w:pPr>
      <w:r w:rsidRPr="001A634F">
        <w:rPr>
          <w:sz w:val="28"/>
          <w:szCs w:val="28"/>
        </w:rPr>
        <w:t>7. A. community</w:t>
      </w:r>
      <w:r w:rsidRPr="001A634F">
        <w:rPr>
          <w:sz w:val="28"/>
          <w:szCs w:val="28"/>
        </w:rPr>
        <w:tab/>
      </w:r>
      <w:r w:rsidRPr="001A634F">
        <w:rPr>
          <w:sz w:val="28"/>
          <w:szCs w:val="28"/>
        </w:rPr>
        <w:tab/>
        <w:t>B. identify</w:t>
      </w:r>
      <w:r w:rsidRPr="001A634F">
        <w:rPr>
          <w:sz w:val="28"/>
          <w:szCs w:val="28"/>
        </w:rPr>
        <w:tab/>
      </w:r>
      <w:r w:rsidRPr="001A634F">
        <w:rPr>
          <w:sz w:val="28"/>
          <w:szCs w:val="28"/>
        </w:rPr>
        <w:tab/>
        <w:t>C. expensive</w:t>
      </w:r>
      <w:r w:rsidRPr="001A634F">
        <w:rPr>
          <w:sz w:val="28"/>
          <w:szCs w:val="28"/>
        </w:rPr>
        <w:tab/>
        <w:t>D. socialize</w:t>
      </w:r>
    </w:p>
    <w:p w:rsidR="00CF7FA1" w:rsidRPr="001A634F" w:rsidRDefault="00CF7FA1" w:rsidP="008D1D00">
      <w:pPr>
        <w:spacing w:after="0" w:line="288" w:lineRule="auto"/>
        <w:rPr>
          <w:sz w:val="28"/>
          <w:szCs w:val="28"/>
        </w:rPr>
      </w:pPr>
      <w:r w:rsidRPr="001A634F">
        <w:rPr>
          <w:sz w:val="28"/>
          <w:szCs w:val="28"/>
        </w:rPr>
        <w:t>8. A. primary</w:t>
      </w:r>
      <w:r w:rsidRPr="001A634F">
        <w:rPr>
          <w:sz w:val="28"/>
          <w:szCs w:val="28"/>
        </w:rPr>
        <w:tab/>
      </w:r>
      <w:r w:rsidRPr="001A634F">
        <w:rPr>
          <w:sz w:val="28"/>
          <w:szCs w:val="28"/>
        </w:rPr>
        <w:tab/>
        <w:t>B. practical</w:t>
      </w:r>
      <w:r w:rsidRPr="001A634F">
        <w:rPr>
          <w:sz w:val="28"/>
          <w:szCs w:val="28"/>
        </w:rPr>
        <w:tab/>
      </w:r>
      <w:r w:rsidRPr="001A634F">
        <w:rPr>
          <w:sz w:val="28"/>
          <w:szCs w:val="28"/>
        </w:rPr>
        <w:tab/>
        <w:t>C. official</w:t>
      </w:r>
      <w:r w:rsidRPr="001A634F">
        <w:rPr>
          <w:sz w:val="28"/>
          <w:szCs w:val="28"/>
        </w:rPr>
        <w:tab/>
      </w:r>
      <w:r w:rsidRPr="001A634F">
        <w:rPr>
          <w:sz w:val="28"/>
          <w:szCs w:val="28"/>
        </w:rPr>
        <w:tab/>
        <w:t>D. tropical</w:t>
      </w:r>
    </w:p>
    <w:p w:rsidR="00CF7FA1" w:rsidRPr="001A634F" w:rsidRDefault="00CF7FA1" w:rsidP="008D1D00">
      <w:pPr>
        <w:spacing w:after="0" w:line="288" w:lineRule="auto"/>
        <w:rPr>
          <w:sz w:val="28"/>
          <w:szCs w:val="28"/>
        </w:rPr>
      </w:pPr>
      <w:r w:rsidRPr="001A634F">
        <w:rPr>
          <w:sz w:val="28"/>
          <w:szCs w:val="28"/>
        </w:rPr>
        <w:t>9. A. active</w:t>
      </w:r>
      <w:r w:rsidRPr="001A634F">
        <w:rPr>
          <w:sz w:val="28"/>
          <w:szCs w:val="28"/>
        </w:rPr>
        <w:tab/>
      </w:r>
      <w:r w:rsidRPr="001A634F">
        <w:rPr>
          <w:sz w:val="28"/>
          <w:szCs w:val="28"/>
        </w:rPr>
        <w:tab/>
      </w:r>
      <w:r w:rsidRPr="001A634F">
        <w:rPr>
          <w:sz w:val="28"/>
          <w:szCs w:val="28"/>
        </w:rPr>
        <w:tab/>
        <w:t>B. commune</w:t>
      </w:r>
      <w:r w:rsidRPr="001A634F">
        <w:rPr>
          <w:sz w:val="28"/>
          <w:szCs w:val="28"/>
        </w:rPr>
        <w:tab/>
      </w:r>
      <w:r w:rsidRPr="001A634F">
        <w:rPr>
          <w:sz w:val="28"/>
          <w:szCs w:val="28"/>
        </w:rPr>
        <w:tab/>
        <w:t>C. diverse</w:t>
      </w:r>
      <w:r w:rsidRPr="001A634F">
        <w:rPr>
          <w:sz w:val="28"/>
          <w:szCs w:val="28"/>
        </w:rPr>
        <w:tab/>
      </w:r>
      <w:r w:rsidRPr="001A634F">
        <w:rPr>
          <w:sz w:val="28"/>
          <w:szCs w:val="28"/>
        </w:rPr>
        <w:tab/>
        <w:t>D. heritage</w:t>
      </w:r>
    </w:p>
    <w:p w:rsidR="00CF7FA1" w:rsidRPr="001A634F" w:rsidRDefault="00CF7FA1" w:rsidP="008D1D00">
      <w:pPr>
        <w:spacing w:after="0" w:line="288" w:lineRule="auto"/>
        <w:rPr>
          <w:sz w:val="28"/>
          <w:szCs w:val="28"/>
        </w:rPr>
      </w:pPr>
      <w:r w:rsidRPr="001A634F">
        <w:rPr>
          <w:sz w:val="28"/>
          <w:szCs w:val="28"/>
        </w:rPr>
        <w:t>10. A. leisure</w:t>
      </w:r>
      <w:r w:rsidRPr="001A634F">
        <w:rPr>
          <w:sz w:val="28"/>
          <w:szCs w:val="28"/>
        </w:rPr>
        <w:tab/>
      </w:r>
      <w:r w:rsidRPr="001A634F">
        <w:rPr>
          <w:sz w:val="28"/>
          <w:szCs w:val="28"/>
        </w:rPr>
        <w:tab/>
        <w:t>B. minority</w:t>
      </w:r>
      <w:r w:rsidRPr="001A634F">
        <w:rPr>
          <w:sz w:val="28"/>
          <w:szCs w:val="28"/>
        </w:rPr>
        <w:tab/>
      </w:r>
      <w:r w:rsidRPr="001A634F">
        <w:rPr>
          <w:sz w:val="28"/>
          <w:szCs w:val="28"/>
        </w:rPr>
        <w:tab/>
        <w:t>C. exciting</w:t>
      </w:r>
      <w:r w:rsidRPr="001A634F">
        <w:rPr>
          <w:sz w:val="28"/>
          <w:szCs w:val="28"/>
        </w:rPr>
        <w:tab/>
      </w:r>
      <w:r w:rsidRPr="001A634F">
        <w:rPr>
          <w:sz w:val="28"/>
          <w:szCs w:val="28"/>
        </w:rPr>
        <w:tab/>
        <w:t>D. traditional</w:t>
      </w:r>
    </w:p>
    <w:p w:rsidR="00CF7FA1" w:rsidRPr="001A634F" w:rsidRDefault="00CF7FA1" w:rsidP="008D1D00">
      <w:pPr>
        <w:spacing w:after="0" w:line="288" w:lineRule="auto"/>
        <w:rPr>
          <w:sz w:val="28"/>
          <w:szCs w:val="28"/>
        </w:rPr>
      </w:pPr>
      <w:r w:rsidRPr="001A634F">
        <w:rPr>
          <w:sz w:val="28"/>
          <w:szCs w:val="28"/>
        </w:rPr>
        <w:t>11. A. notice</w:t>
      </w:r>
      <w:r w:rsidRPr="001A634F">
        <w:rPr>
          <w:sz w:val="28"/>
          <w:szCs w:val="28"/>
        </w:rPr>
        <w:tab/>
      </w:r>
      <w:r w:rsidRPr="001A634F">
        <w:rPr>
          <w:sz w:val="28"/>
          <w:szCs w:val="28"/>
        </w:rPr>
        <w:tab/>
        <w:t>B. surface</w:t>
      </w:r>
      <w:r w:rsidRPr="001A634F">
        <w:rPr>
          <w:sz w:val="28"/>
          <w:szCs w:val="28"/>
        </w:rPr>
        <w:tab/>
      </w:r>
      <w:r w:rsidRPr="001A634F">
        <w:rPr>
          <w:sz w:val="28"/>
          <w:szCs w:val="28"/>
        </w:rPr>
        <w:tab/>
        <w:t>C. contact</w:t>
      </w:r>
      <w:r w:rsidRPr="001A634F">
        <w:rPr>
          <w:sz w:val="28"/>
          <w:szCs w:val="28"/>
        </w:rPr>
        <w:tab/>
      </w:r>
      <w:r w:rsidRPr="001A634F">
        <w:rPr>
          <w:sz w:val="28"/>
          <w:szCs w:val="28"/>
        </w:rPr>
        <w:tab/>
        <w:t>D. effect</w:t>
      </w:r>
    </w:p>
    <w:p w:rsidR="00CF7FA1" w:rsidRPr="001A634F" w:rsidRDefault="00CF7FA1" w:rsidP="008D1D00">
      <w:pPr>
        <w:spacing w:after="0" w:line="288" w:lineRule="auto"/>
        <w:rPr>
          <w:sz w:val="28"/>
          <w:szCs w:val="28"/>
        </w:rPr>
      </w:pPr>
      <w:r w:rsidRPr="001A634F">
        <w:rPr>
          <w:sz w:val="28"/>
          <w:szCs w:val="28"/>
        </w:rPr>
        <w:t>12. A. humid</w:t>
      </w:r>
      <w:r w:rsidRPr="001A634F">
        <w:rPr>
          <w:sz w:val="28"/>
          <w:szCs w:val="28"/>
        </w:rPr>
        <w:tab/>
      </w:r>
      <w:r w:rsidRPr="001A634F">
        <w:rPr>
          <w:sz w:val="28"/>
          <w:szCs w:val="28"/>
        </w:rPr>
        <w:tab/>
        <w:t>B. airmail</w:t>
      </w:r>
      <w:r w:rsidRPr="001A634F">
        <w:rPr>
          <w:sz w:val="28"/>
          <w:szCs w:val="28"/>
        </w:rPr>
        <w:tab/>
      </w:r>
      <w:r w:rsidRPr="001A634F">
        <w:rPr>
          <w:sz w:val="28"/>
          <w:szCs w:val="28"/>
        </w:rPr>
        <w:tab/>
        <w:t>C. discuss</w:t>
      </w:r>
      <w:r w:rsidRPr="001A634F">
        <w:rPr>
          <w:sz w:val="28"/>
          <w:szCs w:val="28"/>
        </w:rPr>
        <w:tab/>
      </w:r>
      <w:r w:rsidRPr="001A634F">
        <w:rPr>
          <w:sz w:val="28"/>
          <w:szCs w:val="28"/>
        </w:rPr>
        <w:tab/>
        <w:t>D. pancake</w:t>
      </w:r>
    </w:p>
    <w:p w:rsidR="00CF7FA1" w:rsidRPr="001A634F" w:rsidRDefault="00CF7FA1" w:rsidP="008D1D00">
      <w:pPr>
        <w:spacing w:after="0" w:line="288" w:lineRule="auto"/>
        <w:rPr>
          <w:sz w:val="28"/>
          <w:szCs w:val="28"/>
        </w:rPr>
      </w:pPr>
      <w:r w:rsidRPr="001A634F">
        <w:rPr>
          <w:sz w:val="28"/>
          <w:szCs w:val="28"/>
        </w:rPr>
        <w:t>13. A. area</w:t>
      </w:r>
      <w:r w:rsidRPr="001A634F">
        <w:rPr>
          <w:sz w:val="28"/>
          <w:szCs w:val="28"/>
        </w:rPr>
        <w:tab/>
      </w:r>
      <w:r w:rsidRPr="001A634F">
        <w:rPr>
          <w:sz w:val="28"/>
          <w:szCs w:val="28"/>
        </w:rPr>
        <w:tab/>
      </w:r>
      <w:r w:rsidRPr="001A634F">
        <w:rPr>
          <w:sz w:val="28"/>
          <w:szCs w:val="28"/>
        </w:rPr>
        <w:tab/>
        <w:t>B. comfort</w:t>
      </w:r>
      <w:r w:rsidRPr="001A634F">
        <w:rPr>
          <w:sz w:val="28"/>
          <w:szCs w:val="28"/>
        </w:rPr>
        <w:tab/>
      </w:r>
      <w:r w:rsidRPr="001A634F">
        <w:rPr>
          <w:sz w:val="28"/>
          <w:szCs w:val="28"/>
        </w:rPr>
        <w:tab/>
        <w:t>C. market</w:t>
      </w:r>
      <w:r w:rsidRPr="001A634F">
        <w:rPr>
          <w:sz w:val="28"/>
          <w:szCs w:val="28"/>
        </w:rPr>
        <w:tab/>
      </w:r>
      <w:r w:rsidRPr="001A634F">
        <w:rPr>
          <w:sz w:val="28"/>
          <w:szCs w:val="28"/>
        </w:rPr>
        <w:tab/>
        <w:t>D. concern</w:t>
      </w:r>
    </w:p>
    <w:p w:rsidR="00CF7FA1" w:rsidRPr="001A634F" w:rsidRDefault="00CF7FA1" w:rsidP="008D1D00">
      <w:pPr>
        <w:spacing w:after="0" w:line="288" w:lineRule="auto"/>
        <w:rPr>
          <w:sz w:val="28"/>
          <w:szCs w:val="28"/>
        </w:rPr>
      </w:pPr>
      <w:r w:rsidRPr="001A634F">
        <w:rPr>
          <w:sz w:val="28"/>
          <w:szCs w:val="28"/>
        </w:rPr>
        <w:t>14. A. customer</w:t>
      </w:r>
      <w:r w:rsidRPr="001A634F">
        <w:rPr>
          <w:sz w:val="28"/>
          <w:szCs w:val="28"/>
        </w:rPr>
        <w:tab/>
      </w:r>
      <w:r w:rsidRPr="001A634F">
        <w:rPr>
          <w:sz w:val="28"/>
          <w:szCs w:val="28"/>
        </w:rPr>
        <w:tab/>
        <w:t>B. delicious</w:t>
      </w:r>
      <w:r w:rsidRPr="001A634F">
        <w:rPr>
          <w:sz w:val="28"/>
          <w:szCs w:val="28"/>
        </w:rPr>
        <w:tab/>
      </w:r>
      <w:r w:rsidRPr="001A634F">
        <w:rPr>
          <w:sz w:val="28"/>
          <w:szCs w:val="28"/>
        </w:rPr>
        <w:tab/>
        <w:t>C. grocery</w:t>
      </w:r>
      <w:r w:rsidRPr="001A634F">
        <w:rPr>
          <w:sz w:val="28"/>
          <w:szCs w:val="28"/>
        </w:rPr>
        <w:tab/>
      </w:r>
      <w:r w:rsidRPr="001A634F">
        <w:rPr>
          <w:sz w:val="28"/>
          <w:szCs w:val="28"/>
        </w:rPr>
        <w:tab/>
        <w:t>D. resident</w:t>
      </w:r>
    </w:p>
    <w:p w:rsidR="00CF7FA1" w:rsidRPr="001A634F" w:rsidRDefault="00CF7FA1" w:rsidP="008D1D00">
      <w:pPr>
        <w:spacing w:after="0" w:line="288" w:lineRule="auto"/>
        <w:rPr>
          <w:sz w:val="28"/>
          <w:szCs w:val="28"/>
        </w:rPr>
      </w:pPr>
      <w:r w:rsidRPr="001A634F">
        <w:rPr>
          <w:sz w:val="28"/>
          <w:szCs w:val="28"/>
        </w:rPr>
        <w:t>15. A. organize</w:t>
      </w:r>
      <w:r w:rsidRPr="001A634F">
        <w:rPr>
          <w:sz w:val="28"/>
          <w:szCs w:val="28"/>
        </w:rPr>
        <w:tab/>
      </w:r>
      <w:r w:rsidRPr="001A634F">
        <w:rPr>
          <w:sz w:val="28"/>
          <w:szCs w:val="28"/>
        </w:rPr>
        <w:tab/>
        <w:t>B. discussion</w:t>
      </w:r>
      <w:r w:rsidRPr="001A634F">
        <w:rPr>
          <w:sz w:val="28"/>
          <w:szCs w:val="28"/>
        </w:rPr>
        <w:tab/>
        <w:t>C. restaurant</w:t>
      </w:r>
      <w:r w:rsidRPr="001A634F">
        <w:rPr>
          <w:sz w:val="28"/>
          <w:szCs w:val="28"/>
        </w:rPr>
        <w:tab/>
      </w:r>
      <w:r w:rsidRPr="001A634F">
        <w:rPr>
          <w:sz w:val="28"/>
          <w:szCs w:val="28"/>
        </w:rPr>
        <w:tab/>
        <w:t>D. neighbor</w:t>
      </w:r>
    </w:p>
    <w:p w:rsidR="00EC1732" w:rsidRPr="001A634F" w:rsidRDefault="00EC1732" w:rsidP="008D1D00">
      <w:pPr>
        <w:spacing w:after="0" w:line="288" w:lineRule="auto"/>
        <w:rPr>
          <w:b/>
          <w:sz w:val="28"/>
          <w:szCs w:val="28"/>
        </w:rPr>
      </w:pPr>
    </w:p>
    <w:p w:rsidR="00DC242D" w:rsidRPr="00AC5418" w:rsidRDefault="008D1D00" w:rsidP="008D1D00">
      <w:pPr>
        <w:spacing w:after="0" w:line="288" w:lineRule="auto"/>
        <w:rPr>
          <w:b/>
          <w:color w:val="FF0000"/>
          <w:sz w:val="28"/>
          <w:szCs w:val="28"/>
        </w:rPr>
      </w:pPr>
      <w:r>
        <w:rPr>
          <w:rFonts w:ascii="Calibri" w:hAnsi="Calibri" w:cs="Calibri"/>
          <w:b/>
          <w:color w:val="FF0000"/>
          <w:sz w:val="28"/>
          <w:szCs w:val="28"/>
        </w:rPr>
        <w:t>❷</w:t>
      </w:r>
      <w:r w:rsidR="00E34FCF" w:rsidRPr="00AC5418">
        <w:rPr>
          <w:b/>
          <w:color w:val="FF0000"/>
          <w:sz w:val="28"/>
          <w:szCs w:val="28"/>
        </w:rPr>
        <w:t xml:space="preserve">. MULTIPLE </w:t>
      </w:r>
      <w:r w:rsidR="00DC242D" w:rsidRPr="00AC5418">
        <w:rPr>
          <w:b/>
          <w:color w:val="FF0000"/>
          <w:sz w:val="28"/>
          <w:szCs w:val="28"/>
        </w:rPr>
        <w:t>CHOICE</w:t>
      </w:r>
    </w:p>
    <w:p w:rsidR="00DC242D" w:rsidRPr="00AC5418" w:rsidRDefault="00395EFC" w:rsidP="008D1D00">
      <w:pPr>
        <w:spacing w:after="0" w:line="288" w:lineRule="auto"/>
        <w:rPr>
          <w:b/>
          <w:color w:val="0000CC"/>
          <w:sz w:val="28"/>
          <w:szCs w:val="28"/>
        </w:rPr>
      </w:pPr>
      <w:r w:rsidRPr="00AC5418">
        <w:rPr>
          <w:b/>
          <w:color w:val="0000CC"/>
          <w:sz w:val="28"/>
          <w:szCs w:val="28"/>
        </w:rPr>
        <w:t xml:space="preserve">I. </w:t>
      </w:r>
      <w:r w:rsidR="00DC242D" w:rsidRPr="00AC5418">
        <w:rPr>
          <w:b/>
          <w:color w:val="0000CC"/>
          <w:sz w:val="28"/>
          <w:szCs w:val="28"/>
        </w:rPr>
        <w:t>Choose the best answer to complete each of the following sentences.</w:t>
      </w:r>
    </w:p>
    <w:p w:rsidR="00AF2852" w:rsidRDefault="00AF2852" w:rsidP="008D1D00">
      <w:pPr>
        <w:tabs>
          <w:tab w:val="left" w:pos="360"/>
        </w:tabs>
        <w:spacing w:after="0" w:line="288" w:lineRule="auto"/>
        <w:rPr>
          <w:sz w:val="28"/>
          <w:szCs w:val="28"/>
        </w:rPr>
      </w:pPr>
      <w:r>
        <w:rPr>
          <w:b/>
          <w:color w:val="0000FF"/>
          <w:sz w:val="28"/>
          <w:szCs w:val="28"/>
        </w:rPr>
        <w:t>1.</w:t>
      </w:r>
      <w:r>
        <w:rPr>
          <w:sz w:val="28"/>
          <w:szCs w:val="28"/>
        </w:rPr>
        <w:tab/>
      </w:r>
      <w:r>
        <w:rPr>
          <w:sz w:val="28"/>
          <w:szCs w:val="28"/>
          <w:u w:val="single"/>
        </w:rPr>
        <w:tab/>
      </w:r>
      <w:r>
        <w:rPr>
          <w:sz w:val="28"/>
          <w:szCs w:val="28"/>
          <w:u w:val="single"/>
        </w:rPr>
        <w:tab/>
      </w:r>
      <w:r>
        <w:rPr>
          <w:sz w:val="28"/>
          <w:szCs w:val="28"/>
        </w:rPr>
        <w:t>is a large piece of furniture where you can hang your clothes.</w:t>
      </w:r>
    </w:p>
    <w:p w:rsidR="00AF2852" w:rsidRDefault="00AF2852" w:rsidP="008D1D00">
      <w:pPr>
        <w:tabs>
          <w:tab w:val="left" w:pos="360"/>
          <w:tab w:val="left" w:pos="2835"/>
          <w:tab w:val="left" w:pos="5103"/>
          <w:tab w:val="left" w:pos="6840"/>
        </w:tabs>
        <w:spacing w:after="0" w:line="288" w:lineRule="auto"/>
        <w:rPr>
          <w:sz w:val="28"/>
          <w:szCs w:val="28"/>
        </w:rPr>
      </w:pPr>
      <w:r>
        <w:rPr>
          <w:sz w:val="28"/>
          <w:szCs w:val="28"/>
        </w:rPr>
        <w:tab/>
      </w:r>
      <w:r>
        <w:rPr>
          <w:b/>
          <w:color w:val="0000FF"/>
          <w:sz w:val="28"/>
          <w:szCs w:val="28"/>
        </w:rPr>
        <w:t>A</w:t>
      </w:r>
      <w:r>
        <w:rPr>
          <w:sz w:val="28"/>
          <w:szCs w:val="28"/>
        </w:rPr>
        <w:t>. Wardrobe</w:t>
      </w:r>
      <w:r>
        <w:rPr>
          <w:sz w:val="28"/>
          <w:szCs w:val="28"/>
        </w:rPr>
        <w:tab/>
      </w:r>
      <w:r>
        <w:rPr>
          <w:b/>
          <w:color w:val="0000FF"/>
          <w:sz w:val="28"/>
          <w:szCs w:val="28"/>
        </w:rPr>
        <w:t>B</w:t>
      </w:r>
      <w:r>
        <w:rPr>
          <w:sz w:val="28"/>
          <w:szCs w:val="28"/>
        </w:rPr>
        <w:t>. Refrigerator</w:t>
      </w:r>
      <w:r>
        <w:rPr>
          <w:sz w:val="28"/>
          <w:szCs w:val="28"/>
        </w:rPr>
        <w:tab/>
      </w:r>
      <w:r>
        <w:rPr>
          <w:b/>
          <w:color w:val="0000FF"/>
          <w:sz w:val="28"/>
          <w:szCs w:val="28"/>
        </w:rPr>
        <w:t>C</w:t>
      </w:r>
      <w:r>
        <w:rPr>
          <w:sz w:val="28"/>
          <w:szCs w:val="28"/>
        </w:rPr>
        <w:t>. Desk</w:t>
      </w:r>
      <w:r>
        <w:rPr>
          <w:sz w:val="28"/>
          <w:szCs w:val="28"/>
        </w:rPr>
        <w:tab/>
      </w:r>
      <w:r>
        <w:rPr>
          <w:sz w:val="28"/>
          <w:szCs w:val="28"/>
        </w:rPr>
        <w:tab/>
      </w:r>
      <w:r>
        <w:rPr>
          <w:b/>
          <w:color w:val="0000FF"/>
          <w:sz w:val="28"/>
          <w:szCs w:val="28"/>
        </w:rPr>
        <w:t>D</w:t>
      </w:r>
      <w:r>
        <w:rPr>
          <w:sz w:val="28"/>
          <w:szCs w:val="28"/>
        </w:rPr>
        <w:t>. Counter</w:t>
      </w:r>
    </w:p>
    <w:p w:rsidR="00AF2852" w:rsidRDefault="00AF2852" w:rsidP="008D1D00">
      <w:pPr>
        <w:tabs>
          <w:tab w:val="left" w:pos="360"/>
          <w:tab w:val="left" w:pos="2835"/>
          <w:tab w:val="left" w:pos="5103"/>
        </w:tabs>
        <w:spacing w:after="0" w:line="288" w:lineRule="auto"/>
        <w:rPr>
          <w:sz w:val="28"/>
          <w:szCs w:val="28"/>
        </w:rPr>
      </w:pPr>
      <w:r>
        <w:rPr>
          <w:b/>
          <w:color w:val="0000FF"/>
          <w:sz w:val="28"/>
          <w:szCs w:val="28"/>
        </w:rPr>
        <w:t>2</w:t>
      </w:r>
      <w:r>
        <w:rPr>
          <w:sz w:val="28"/>
          <w:szCs w:val="28"/>
        </w:rPr>
        <w:t xml:space="preserve">. </w:t>
      </w:r>
      <w:r>
        <w:rPr>
          <w:sz w:val="28"/>
          <w:szCs w:val="28"/>
        </w:rPr>
        <w:tab/>
        <w:t>Alec said to</w:t>
      </w:r>
      <w:r>
        <w:rPr>
          <w:sz w:val="28"/>
          <w:szCs w:val="28"/>
          <w:u w:val="single"/>
        </w:rPr>
        <w:tab/>
      </w:r>
      <w:r>
        <w:rPr>
          <w:sz w:val="28"/>
          <w:szCs w:val="28"/>
        </w:rPr>
        <w:t>that he was lucky to be alive.</w:t>
      </w:r>
    </w:p>
    <w:p w:rsidR="00AF2852" w:rsidRDefault="00AF2852" w:rsidP="008D1D00">
      <w:pPr>
        <w:tabs>
          <w:tab w:val="left" w:pos="360"/>
          <w:tab w:val="left" w:pos="2835"/>
          <w:tab w:val="left" w:pos="5103"/>
          <w:tab w:val="left" w:pos="6840"/>
        </w:tabs>
        <w:spacing w:after="0" w:line="288" w:lineRule="auto"/>
        <w:rPr>
          <w:sz w:val="28"/>
          <w:szCs w:val="28"/>
        </w:rPr>
      </w:pPr>
      <w:r>
        <w:rPr>
          <w:sz w:val="28"/>
          <w:szCs w:val="28"/>
        </w:rPr>
        <w:tab/>
      </w:r>
      <w:r>
        <w:rPr>
          <w:b/>
          <w:color w:val="0000FF"/>
          <w:sz w:val="28"/>
          <w:szCs w:val="28"/>
        </w:rPr>
        <w:t>A</w:t>
      </w:r>
      <w:r>
        <w:rPr>
          <w:sz w:val="28"/>
          <w:szCs w:val="28"/>
        </w:rPr>
        <w:t>. he</w:t>
      </w:r>
      <w:r>
        <w:rPr>
          <w:sz w:val="28"/>
          <w:szCs w:val="28"/>
        </w:rPr>
        <w:tab/>
      </w:r>
      <w:r>
        <w:rPr>
          <w:b/>
          <w:color w:val="0000FF"/>
          <w:sz w:val="28"/>
          <w:szCs w:val="28"/>
        </w:rPr>
        <w:t>B</w:t>
      </w:r>
      <w:r>
        <w:rPr>
          <w:sz w:val="28"/>
          <w:szCs w:val="28"/>
        </w:rPr>
        <w:t>. his</w:t>
      </w:r>
      <w:r>
        <w:rPr>
          <w:sz w:val="28"/>
          <w:szCs w:val="28"/>
        </w:rPr>
        <w:tab/>
      </w:r>
      <w:r>
        <w:rPr>
          <w:b/>
          <w:color w:val="0000FF"/>
          <w:sz w:val="28"/>
          <w:szCs w:val="28"/>
        </w:rPr>
        <w:t>C</w:t>
      </w:r>
      <w:r>
        <w:rPr>
          <w:sz w:val="28"/>
          <w:szCs w:val="28"/>
        </w:rPr>
        <w:t>. himself</w:t>
      </w:r>
      <w:r>
        <w:rPr>
          <w:sz w:val="28"/>
          <w:szCs w:val="28"/>
        </w:rPr>
        <w:tab/>
      </w:r>
      <w:r>
        <w:rPr>
          <w:sz w:val="28"/>
          <w:szCs w:val="28"/>
        </w:rPr>
        <w:tab/>
      </w:r>
      <w:r>
        <w:rPr>
          <w:b/>
          <w:color w:val="0000FF"/>
          <w:sz w:val="28"/>
          <w:szCs w:val="28"/>
        </w:rPr>
        <w:t>D</w:t>
      </w:r>
      <w:r>
        <w:rPr>
          <w:sz w:val="28"/>
          <w:szCs w:val="28"/>
        </w:rPr>
        <w:t>. myself</w:t>
      </w:r>
    </w:p>
    <w:p w:rsidR="00AF2852" w:rsidRDefault="00AF2852" w:rsidP="008D1D00">
      <w:pPr>
        <w:tabs>
          <w:tab w:val="left" w:pos="360"/>
          <w:tab w:val="left" w:pos="2835"/>
          <w:tab w:val="left" w:pos="5103"/>
        </w:tabs>
        <w:spacing w:after="0" w:line="288" w:lineRule="auto"/>
        <w:rPr>
          <w:sz w:val="28"/>
          <w:szCs w:val="28"/>
        </w:rPr>
      </w:pPr>
      <w:r>
        <w:rPr>
          <w:b/>
          <w:color w:val="0000FF"/>
          <w:sz w:val="28"/>
          <w:szCs w:val="28"/>
        </w:rPr>
        <w:t>3</w:t>
      </w:r>
      <w:r>
        <w:rPr>
          <w:sz w:val="28"/>
          <w:szCs w:val="28"/>
        </w:rPr>
        <w:t>.</w:t>
      </w:r>
      <w:r>
        <w:rPr>
          <w:sz w:val="28"/>
          <w:szCs w:val="28"/>
        </w:rPr>
        <w:tab/>
        <w:t>Children</w:t>
      </w:r>
      <w:r>
        <w:rPr>
          <w:sz w:val="28"/>
          <w:szCs w:val="28"/>
          <w:u w:val="single"/>
        </w:rPr>
        <w:tab/>
      </w:r>
      <w:r>
        <w:rPr>
          <w:sz w:val="28"/>
          <w:szCs w:val="28"/>
        </w:rPr>
        <w:t>drink milk every day. - It’s good for them.</w:t>
      </w:r>
    </w:p>
    <w:p w:rsidR="00AF2852" w:rsidRDefault="00AF2852" w:rsidP="008D1D00">
      <w:pPr>
        <w:tabs>
          <w:tab w:val="left" w:pos="360"/>
          <w:tab w:val="left" w:pos="2835"/>
          <w:tab w:val="left" w:pos="5103"/>
          <w:tab w:val="left" w:pos="6840"/>
        </w:tabs>
        <w:spacing w:after="0" w:line="288" w:lineRule="auto"/>
        <w:rPr>
          <w:sz w:val="28"/>
          <w:szCs w:val="28"/>
        </w:rPr>
      </w:pPr>
      <w:r>
        <w:rPr>
          <w:sz w:val="28"/>
          <w:szCs w:val="28"/>
        </w:rPr>
        <w:tab/>
      </w:r>
      <w:r>
        <w:rPr>
          <w:b/>
          <w:color w:val="0000FF"/>
          <w:sz w:val="28"/>
          <w:szCs w:val="28"/>
        </w:rPr>
        <w:t>A</w:t>
      </w:r>
      <w:r>
        <w:rPr>
          <w:sz w:val="28"/>
          <w:szCs w:val="28"/>
        </w:rPr>
        <w:t>. must</w:t>
      </w:r>
      <w:r>
        <w:rPr>
          <w:sz w:val="28"/>
          <w:szCs w:val="28"/>
        </w:rPr>
        <w:tab/>
      </w:r>
      <w:r>
        <w:rPr>
          <w:b/>
          <w:color w:val="0000FF"/>
          <w:sz w:val="28"/>
          <w:szCs w:val="28"/>
        </w:rPr>
        <w:t>B</w:t>
      </w:r>
      <w:r>
        <w:rPr>
          <w:sz w:val="28"/>
          <w:szCs w:val="28"/>
        </w:rPr>
        <w:t>. ought</w:t>
      </w:r>
      <w:r>
        <w:rPr>
          <w:sz w:val="28"/>
          <w:szCs w:val="28"/>
        </w:rPr>
        <w:tab/>
      </w:r>
      <w:r>
        <w:rPr>
          <w:b/>
          <w:color w:val="0000FF"/>
          <w:sz w:val="28"/>
          <w:szCs w:val="28"/>
        </w:rPr>
        <w:t>C</w:t>
      </w:r>
      <w:r>
        <w:rPr>
          <w:sz w:val="28"/>
          <w:szCs w:val="28"/>
        </w:rPr>
        <w:t>. don’t have to</w:t>
      </w:r>
      <w:r>
        <w:rPr>
          <w:sz w:val="28"/>
          <w:szCs w:val="28"/>
        </w:rPr>
        <w:tab/>
      </w:r>
      <w:r>
        <w:rPr>
          <w:b/>
          <w:color w:val="0000FF"/>
          <w:sz w:val="28"/>
          <w:szCs w:val="28"/>
        </w:rPr>
        <w:t>D</w:t>
      </w:r>
      <w:r>
        <w:rPr>
          <w:sz w:val="28"/>
          <w:szCs w:val="28"/>
        </w:rPr>
        <w:t>. must not</w:t>
      </w:r>
    </w:p>
    <w:p w:rsidR="00AF2852" w:rsidRDefault="00AF2852" w:rsidP="008D1D00">
      <w:pPr>
        <w:tabs>
          <w:tab w:val="left" w:pos="360"/>
          <w:tab w:val="left" w:pos="2835"/>
          <w:tab w:val="left" w:pos="5103"/>
        </w:tabs>
        <w:spacing w:after="0" w:line="288" w:lineRule="auto"/>
        <w:rPr>
          <w:sz w:val="28"/>
          <w:szCs w:val="28"/>
        </w:rPr>
      </w:pPr>
      <w:r>
        <w:rPr>
          <w:b/>
          <w:color w:val="0000FF"/>
          <w:sz w:val="28"/>
          <w:szCs w:val="28"/>
        </w:rPr>
        <w:t>4.</w:t>
      </w:r>
      <w:r>
        <w:rPr>
          <w:sz w:val="28"/>
          <w:szCs w:val="28"/>
        </w:rPr>
        <w:tab/>
        <w:t>I think Angela</w:t>
      </w:r>
      <w:r>
        <w:rPr>
          <w:sz w:val="28"/>
          <w:szCs w:val="28"/>
          <w:u w:val="single"/>
        </w:rPr>
        <w:tab/>
      </w:r>
      <w:r>
        <w:rPr>
          <w:sz w:val="28"/>
          <w:szCs w:val="28"/>
        </w:rPr>
        <w:t>to buy that coat, it’s really lovely.</w:t>
      </w:r>
    </w:p>
    <w:p w:rsidR="00AF2852" w:rsidRDefault="00AF2852" w:rsidP="008D1D00">
      <w:pPr>
        <w:tabs>
          <w:tab w:val="left" w:pos="360"/>
          <w:tab w:val="left" w:pos="2835"/>
          <w:tab w:val="left" w:pos="5103"/>
          <w:tab w:val="left" w:pos="6840"/>
        </w:tabs>
        <w:spacing w:after="0" w:line="288" w:lineRule="auto"/>
        <w:rPr>
          <w:sz w:val="28"/>
          <w:szCs w:val="28"/>
        </w:rPr>
      </w:pPr>
      <w:r>
        <w:rPr>
          <w:sz w:val="28"/>
          <w:szCs w:val="28"/>
        </w:rPr>
        <w:tab/>
      </w:r>
      <w:r>
        <w:rPr>
          <w:b/>
          <w:color w:val="0000FF"/>
          <w:sz w:val="28"/>
          <w:szCs w:val="28"/>
        </w:rPr>
        <w:t>A</w:t>
      </w:r>
      <w:r>
        <w:rPr>
          <w:sz w:val="28"/>
          <w:szCs w:val="28"/>
        </w:rPr>
        <w:t>. must</w:t>
      </w:r>
      <w:r>
        <w:rPr>
          <w:sz w:val="28"/>
          <w:szCs w:val="28"/>
        </w:rPr>
        <w:tab/>
      </w:r>
      <w:r>
        <w:rPr>
          <w:b/>
          <w:color w:val="0000FF"/>
          <w:sz w:val="28"/>
          <w:szCs w:val="28"/>
        </w:rPr>
        <w:t>B</w:t>
      </w:r>
      <w:r>
        <w:rPr>
          <w:sz w:val="28"/>
          <w:szCs w:val="28"/>
        </w:rPr>
        <w:t>. ought</w:t>
      </w:r>
      <w:r>
        <w:rPr>
          <w:sz w:val="28"/>
          <w:szCs w:val="28"/>
        </w:rPr>
        <w:tab/>
      </w:r>
      <w:r>
        <w:rPr>
          <w:b/>
          <w:color w:val="0000FF"/>
          <w:sz w:val="28"/>
          <w:szCs w:val="28"/>
        </w:rPr>
        <w:t>C</w:t>
      </w:r>
      <w:r>
        <w:rPr>
          <w:sz w:val="28"/>
          <w:szCs w:val="28"/>
        </w:rPr>
        <w:t>. should</w:t>
      </w:r>
      <w:r>
        <w:rPr>
          <w:sz w:val="28"/>
          <w:szCs w:val="28"/>
        </w:rPr>
        <w:tab/>
      </w:r>
      <w:r>
        <w:rPr>
          <w:sz w:val="28"/>
          <w:szCs w:val="28"/>
        </w:rPr>
        <w:tab/>
      </w:r>
      <w:r>
        <w:rPr>
          <w:b/>
          <w:color w:val="0000FF"/>
          <w:sz w:val="28"/>
          <w:szCs w:val="28"/>
        </w:rPr>
        <w:t>D</w:t>
      </w:r>
      <w:r>
        <w:rPr>
          <w:sz w:val="28"/>
          <w:szCs w:val="28"/>
        </w:rPr>
        <w:t>. have</w:t>
      </w:r>
    </w:p>
    <w:p w:rsidR="00AF2852" w:rsidRDefault="00AF2852" w:rsidP="008D1D00">
      <w:pPr>
        <w:tabs>
          <w:tab w:val="left" w:pos="360"/>
          <w:tab w:val="left" w:pos="2835"/>
          <w:tab w:val="left" w:pos="5103"/>
        </w:tabs>
        <w:spacing w:after="0" w:line="288" w:lineRule="auto"/>
        <w:rPr>
          <w:sz w:val="28"/>
          <w:szCs w:val="28"/>
        </w:rPr>
      </w:pPr>
      <w:r>
        <w:rPr>
          <w:b/>
          <w:color w:val="0000FF"/>
          <w:sz w:val="28"/>
          <w:szCs w:val="28"/>
        </w:rPr>
        <w:t>5</w:t>
      </w:r>
      <w:r>
        <w:rPr>
          <w:sz w:val="28"/>
          <w:szCs w:val="28"/>
        </w:rPr>
        <w:t>.</w:t>
      </w:r>
      <w:r>
        <w:rPr>
          <w:sz w:val="28"/>
          <w:szCs w:val="28"/>
        </w:rPr>
        <w:tab/>
        <w:t xml:space="preserve">We’ll go swimming today </w:t>
      </w:r>
      <w:r>
        <w:rPr>
          <w:sz w:val="28"/>
          <w:szCs w:val="28"/>
          <w:u w:val="single"/>
        </w:rPr>
        <w:tab/>
      </w:r>
      <w:r>
        <w:rPr>
          <w:sz w:val="28"/>
          <w:szCs w:val="28"/>
        </w:rPr>
        <w:t>it’s hot.</w:t>
      </w:r>
    </w:p>
    <w:p w:rsidR="00AF2852" w:rsidRDefault="00AF2852" w:rsidP="008D1D00">
      <w:pPr>
        <w:tabs>
          <w:tab w:val="left" w:pos="360"/>
          <w:tab w:val="left" w:pos="2835"/>
          <w:tab w:val="left" w:pos="5103"/>
          <w:tab w:val="left" w:pos="6840"/>
        </w:tabs>
        <w:spacing w:after="0" w:line="288" w:lineRule="auto"/>
        <w:rPr>
          <w:sz w:val="28"/>
          <w:szCs w:val="28"/>
        </w:rPr>
      </w:pPr>
      <w:r>
        <w:rPr>
          <w:sz w:val="28"/>
          <w:szCs w:val="28"/>
        </w:rPr>
        <w:tab/>
      </w:r>
      <w:r>
        <w:rPr>
          <w:b/>
          <w:color w:val="0000FF"/>
          <w:sz w:val="28"/>
          <w:szCs w:val="28"/>
        </w:rPr>
        <w:t>A</w:t>
      </w:r>
      <w:r>
        <w:rPr>
          <w:sz w:val="28"/>
          <w:szCs w:val="28"/>
        </w:rPr>
        <w:t>. so</w:t>
      </w:r>
      <w:r>
        <w:rPr>
          <w:sz w:val="28"/>
          <w:szCs w:val="28"/>
        </w:rPr>
        <w:tab/>
      </w:r>
      <w:r>
        <w:rPr>
          <w:b/>
          <w:color w:val="0000FF"/>
          <w:sz w:val="28"/>
          <w:szCs w:val="28"/>
        </w:rPr>
        <w:t>B</w:t>
      </w:r>
      <w:r>
        <w:rPr>
          <w:sz w:val="28"/>
          <w:szCs w:val="28"/>
        </w:rPr>
        <w:t>. because</w:t>
      </w:r>
      <w:r>
        <w:rPr>
          <w:sz w:val="28"/>
          <w:szCs w:val="28"/>
        </w:rPr>
        <w:tab/>
      </w:r>
      <w:r>
        <w:rPr>
          <w:b/>
          <w:color w:val="0000FF"/>
          <w:sz w:val="28"/>
          <w:szCs w:val="28"/>
        </w:rPr>
        <w:t>C</w:t>
      </w:r>
      <w:r>
        <w:rPr>
          <w:sz w:val="28"/>
          <w:szCs w:val="28"/>
        </w:rPr>
        <w:t>. so that</w:t>
      </w:r>
      <w:r>
        <w:rPr>
          <w:sz w:val="28"/>
          <w:szCs w:val="28"/>
        </w:rPr>
        <w:tab/>
      </w:r>
      <w:r>
        <w:rPr>
          <w:sz w:val="28"/>
          <w:szCs w:val="28"/>
        </w:rPr>
        <w:tab/>
      </w:r>
      <w:r>
        <w:rPr>
          <w:b/>
          <w:color w:val="0000FF"/>
          <w:sz w:val="28"/>
          <w:szCs w:val="28"/>
        </w:rPr>
        <w:t>D</w:t>
      </w:r>
      <w:r>
        <w:rPr>
          <w:sz w:val="28"/>
          <w:szCs w:val="28"/>
        </w:rPr>
        <w:t>. then</w:t>
      </w:r>
    </w:p>
    <w:p w:rsidR="00AF2852" w:rsidRDefault="00AF2852" w:rsidP="008D1D00">
      <w:pPr>
        <w:tabs>
          <w:tab w:val="left" w:pos="360"/>
          <w:tab w:val="left" w:pos="2835"/>
          <w:tab w:val="left" w:pos="5103"/>
        </w:tabs>
        <w:spacing w:after="0" w:line="288" w:lineRule="auto"/>
        <w:rPr>
          <w:sz w:val="28"/>
          <w:szCs w:val="28"/>
        </w:rPr>
      </w:pPr>
      <w:r>
        <w:rPr>
          <w:b/>
          <w:color w:val="0000FF"/>
          <w:sz w:val="28"/>
          <w:szCs w:val="28"/>
        </w:rPr>
        <w:t>6</w:t>
      </w:r>
      <w:r>
        <w:rPr>
          <w:sz w:val="28"/>
          <w:szCs w:val="28"/>
        </w:rPr>
        <w:t>.</w:t>
      </w:r>
      <w:r>
        <w:rPr>
          <w:sz w:val="28"/>
          <w:szCs w:val="28"/>
        </w:rPr>
        <w:tab/>
        <w:t>Let me</w:t>
      </w:r>
      <w:r>
        <w:rPr>
          <w:sz w:val="28"/>
          <w:szCs w:val="28"/>
          <w:u w:val="single"/>
        </w:rPr>
        <w:tab/>
      </w:r>
      <w:r>
        <w:rPr>
          <w:sz w:val="28"/>
          <w:szCs w:val="28"/>
        </w:rPr>
        <w:t>your bag.</w:t>
      </w:r>
    </w:p>
    <w:p w:rsidR="00AF2852" w:rsidRDefault="00AF2852" w:rsidP="008D1D00">
      <w:pPr>
        <w:tabs>
          <w:tab w:val="left" w:pos="360"/>
          <w:tab w:val="left" w:pos="2835"/>
          <w:tab w:val="left" w:pos="5103"/>
          <w:tab w:val="left" w:pos="6840"/>
        </w:tabs>
        <w:spacing w:after="0" w:line="288" w:lineRule="auto"/>
        <w:rPr>
          <w:sz w:val="28"/>
          <w:szCs w:val="28"/>
        </w:rPr>
      </w:pPr>
      <w:r>
        <w:rPr>
          <w:sz w:val="28"/>
          <w:szCs w:val="28"/>
        </w:rPr>
        <w:tab/>
      </w:r>
      <w:r>
        <w:rPr>
          <w:b/>
          <w:color w:val="0000FF"/>
          <w:sz w:val="28"/>
          <w:szCs w:val="28"/>
        </w:rPr>
        <w:t>A</w:t>
      </w:r>
      <w:r>
        <w:rPr>
          <w:sz w:val="28"/>
          <w:szCs w:val="28"/>
        </w:rPr>
        <w:t>. carry</w:t>
      </w:r>
      <w:r>
        <w:rPr>
          <w:sz w:val="28"/>
          <w:szCs w:val="28"/>
        </w:rPr>
        <w:tab/>
      </w:r>
      <w:r>
        <w:rPr>
          <w:b/>
          <w:color w:val="0000FF"/>
          <w:sz w:val="28"/>
          <w:szCs w:val="28"/>
        </w:rPr>
        <w:t>B</w:t>
      </w:r>
      <w:r>
        <w:rPr>
          <w:sz w:val="28"/>
          <w:szCs w:val="28"/>
        </w:rPr>
        <w:t>. to carry</w:t>
      </w:r>
      <w:r>
        <w:rPr>
          <w:sz w:val="28"/>
          <w:szCs w:val="28"/>
        </w:rPr>
        <w:tab/>
      </w:r>
      <w:r>
        <w:rPr>
          <w:b/>
          <w:color w:val="0000FF"/>
          <w:sz w:val="28"/>
          <w:szCs w:val="28"/>
        </w:rPr>
        <w:t xml:space="preserve">C. </w:t>
      </w:r>
      <w:r>
        <w:rPr>
          <w:sz w:val="28"/>
          <w:szCs w:val="28"/>
        </w:rPr>
        <w:t>to carrying</w:t>
      </w:r>
      <w:r>
        <w:rPr>
          <w:sz w:val="28"/>
          <w:szCs w:val="28"/>
        </w:rPr>
        <w:tab/>
      </w:r>
      <w:r>
        <w:rPr>
          <w:sz w:val="28"/>
          <w:szCs w:val="28"/>
        </w:rPr>
        <w:tab/>
      </w:r>
      <w:r>
        <w:rPr>
          <w:b/>
          <w:color w:val="0000FF"/>
          <w:sz w:val="28"/>
          <w:szCs w:val="28"/>
        </w:rPr>
        <w:t>D</w:t>
      </w:r>
      <w:r>
        <w:rPr>
          <w:sz w:val="28"/>
          <w:szCs w:val="28"/>
        </w:rPr>
        <w:t>. carrying</w:t>
      </w:r>
    </w:p>
    <w:p w:rsidR="00AF2852" w:rsidRDefault="00AF2852" w:rsidP="008D1D00">
      <w:pPr>
        <w:tabs>
          <w:tab w:val="left" w:pos="360"/>
          <w:tab w:val="left" w:pos="2835"/>
          <w:tab w:val="left" w:pos="5103"/>
        </w:tabs>
        <w:spacing w:after="0" w:line="288" w:lineRule="auto"/>
        <w:rPr>
          <w:sz w:val="28"/>
          <w:szCs w:val="28"/>
        </w:rPr>
      </w:pPr>
      <w:r>
        <w:rPr>
          <w:b/>
          <w:color w:val="0000FF"/>
          <w:sz w:val="28"/>
          <w:szCs w:val="28"/>
        </w:rPr>
        <w:t>7</w:t>
      </w:r>
      <w:r>
        <w:rPr>
          <w:sz w:val="28"/>
          <w:szCs w:val="28"/>
        </w:rPr>
        <w:t>.</w:t>
      </w:r>
      <w:r>
        <w:rPr>
          <w:sz w:val="28"/>
          <w:szCs w:val="28"/>
        </w:rPr>
        <w:tab/>
        <w:t>I tried</w:t>
      </w:r>
      <w:r>
        <w:rPr>
          <w:sz w:val="28"/>
          <w:szCs w:val="28"/>
          <w:u w:val="single"/>
        </w:rPr>
        <w:tab/>
      </w:r>
      <w:r>
        <w:rPr>
          <w:sz w:val="28"/>
          <w:szCs w:val="28"/>
        </w:rPr>
        <w:t>her name but I couldn’t.</w:t>
      </w:r>
    </w:p>
    <w:p w:rsidR="00AF2852" w:rsidRDefault="00AF2852" w:rsidP="008D1D00">
      <w:pPr>
        <w:tabs>
          <w:tab w:val="left" w:pos="360"/>
          <w:tab w:val="left" w:pos="2835"/>
          <w:tab w:val="left" w:pos="5103"/>
          <w:tab w:val="left" w:pos="6840"/>
        </w:tabs>
        <w:spacing w:after="0" w:line="288" w:lineRule="auto"/>
        <w:rPr>
          <w:sz w:val="28"/>
          <w:szCs w:val="28"/>
        </w:rPr>
      </w:pPr>
      <w:r>
        <w:rPr>
          <w:sz w:val="28"/>
          <w:szCs w:val="28"/>
        </w:rPr>
        <w:tab/>
      </w:r>
      <w:r>
        <w:rPr>
          <w:b/>
          <w:color w:val="0000FF"/>
          <w:sz w:val="28"/>
          <w:szCs w:val="28"/>
        </w:rPr>
        <w:t>A</w:t>
      </w:r>
      <w:r>
        <w:rPr>
          <w:sz w:val="28"/>
          <w:szCs w:val="28"/>
        </w:rPr>
        <w:t>. remember</w:t>
      </w:r>
      <w:r>
        <w:rPr>
          <w:sz w:val="28"/>
          <w:szCs w:val="28"/>
        </w:rPr>
        <w:tab/>
      </w:r>
      <w:r>
        <w:rPr>
          <w:b/>
          <w:color w:val="0000FF"/>
          <w:sz w:val="28"/>
          <w:szCs w:val="28"/>
        </w:rPr>
        <w:t>B</w:t>
      </w:r>
      <w:r>
        <w:rPr>
          <w:sz w:val="28"/>
          <w:szCs w:val="28"/>
        </w:rPr>
        <w:t>. to remember</w:t>
      </w:r>
      <w:r>
        <w:rPr>
          <w:sz w:val="28"/>
          <w:szCs w:val="28"/>
        </w:rPr>
        <w:tab/>
      </w:r>
      <w:r>
        <w:rPr>
          <w:b/>
          <w:color w:val="0000FF"/>
          <w:sz w:val="28"/>
          <w:szCs w:val="28"/>
        </w:rPr>
        <w:t>C</w:t>
      </w:r>
      <w:r>
        <w:rPr>
          <w:sz w:val="28"/>
          <w:szCs w:val="28"/>
        </w:rPr>
        <w:t>. remembering</w:t>
      </w:r>
      <w:r>
        <w:rPr>
          <w:sz w:val="28"/>
          <w:szCs w:val="28"/>
        </w:rPr>
        <w:tab/>
      </w:r>
      <w:r>
        <w:rPr>
          <w:sz w:val="28"/>
          <w:szCs w:val="28"/>
        </w:rPr>
        <w:tab/>
      </w:r>
      <w:r>
        <w:rPr>
          <w:b/>
          <w:color w:val="0000FF"/>
          <w:sz w:val="28"/>
          <w:szCs w:val="28"/>
        </w:rPr>
        <w:t>D</w:t>
      </w:r>
      <w:r>
        <w:rPr>
          <w:sz w:val="28"/>
          <w:szCs w:val="28"/>
        </w:rPr>
        <w:t>. to remembering</w:t>
      </w:r>
    </w:p>
    <w:p w:rsidR="00AF2852" w:rsidRDefault="00AF2852" w:rsidP="008D1D00">
      <w:pPr>
        <w:tabs>
          <w:tab w:val="left" w:pos="360"/>
          <w:tab w:val="left" w:pos="2835"/>
          <w:tab w:val="left" w:pos="5103"/>
        </w:tabs>
        <w:spacing w:after="0" w:line="288" w:lineRule="auto"/>
        <w:rPr>
          <w:sz w:val="28"/>
          <w:szCs w:val="28"/>
        </w:rPr>
      </w:pPr>
      <w:r>
        <w:rPr>
          <w:b/>
          <w:color w:val="0000FF"/>
          <w:sz w:val="28"/>
          <w:szCs w:val="28"/>
        </w:rPr>
        <w:t>8</w:t>
      </w:r>
      <w:r>
        <w:rPr>
          <w:sz w:val="28"/>
          <w:szCs w:val="28"/>
        </w:rPr>
        <w:t>.</w:t>
      </w:r>
      <w:r>
        <w:rPr>
          <w:sz w:val="28"/>
          <w:szCs w:val="28"/>
        </w:rPr>
        <w:tab/>
        <w:t>We live in theroom</w:t>
      </w:r>
      <w:r>
        <w:rPr>
          <w:sz w:val="28"/>
          <w:szCs w:val="28"/>
          <w:u w:val="single"/>
        </w:rPr>
        <w:tab/>
      </w:r>
      <w:r>
        <w:rPr>
          <w:sz w:val="28"/>
          <w:szCs w:val="28"/>
        </w:rPr>
        <w:t>the store.</w:t>
      </w:r>
    </w:p>
    <w:p w:rsidR="00AF2852" w:rsidRDefault="00AF2852" w:rsidP="008D1D00">
      <w:pPr>
        <w:tabs>
          <w:tab w:val="left" w:pos="360"/>
          <w:tab w:val="left" w:pos="2835"/>
          <w:tab w:val="left" w:pos="5103"/>
          <w:tab w:val="left" w:pos="6840"/>
        </w:tabs>
        <w:spacing w:after="0" w:line="288" w:lineRule="auto"/>
        <w:rPr>
          <w:sz w:val="28"/>
          <w:szCs w:val="28"/>
        </w:rPr>
      </w:pPr>
      <w:r>
        <w:rPr>
          <w:color w:val="0000FF"/>
          <w:sz w:val="28"/>
          <w:szCs w:val="28"/>
        </w:rPr>
        <w:tab/>
      </w:r>
      <w:r>
        <w:rPr>
          <w:b/>
          <w:color w:val="0000FF"/>
          <w:sz w:val="28"/>
          <w:szCs w:val="28"/>
        </w:rPr>
        <w:t xml:space="preserve">A. </w:t>
      </w:r>
      <w:r>
        <w:rPr>
          <w:sz w:val="28"/>
          <w:szCs w:val="28"/>
        </w:rPr>
        <w:t>above</w:t>
      </w:r>
      <w:r>
        <w:rPr>
          <w:sz w:val="28"/>
          <w:szCs w:val="28"/>
        </w:rPr>
        <w:tab/>
      </w:r>
      <w:r>
        <w:rPr>
          <w:b/>
          <w:color w:val="0000FF"/>
          <w:sz w:val="28"/>
          <w:szCs w:val="28"/>
        </w:rPr>
        <w:t>B</w:t>
      </w:r>
      <w:r>
        <w:rPr>
          <w:sz w:val="28"/>
          <w:szCs w:val="28"/>
        </w:rPr>
        <w:t>. on</w:t>
      </w:r>
      <w:r>
        <w:rPr>
          <w:sz w:val="28"/>
          <w:szCs w:val="28"/>
        </w:rPr>
        <w:tab/>
      </w:r>
      <w:r>
        <w:rPr>
          <w:b/>
          <w:color w:val="0000FF"/>
          <w:sz w:val="28"/>
          <w:szCs w:val="28"/>
        </w:rPr>
        <w:t>C</w:t>
      </w:r>
      <w:r>
        <w:rPr>
          <w:sz w:val="28"/>
          <w:szCs w:val="28"/>
        </w:rPr>
        <w:t>. over</w:t>
      </w:r>
      <w:r>
        <w:rPr>
          <w:sz w:val="28"/>
          <w:szCs w:val="28"/>
        </w:rPr>
        <w:tab/>
      </w:r>
      <w:r>
        <w:rPr>
          <w:sz w:val="28"/>
          <w:szCs w:val="28"/>
        </w:rPr>
        <w:tab/>
      </w:r>
      <w:r>
        <w:rPr>
          <w:b/>
          <w:color w:val="0000FF"/>
          <w:sz w:val="28"/>
          <w:szCs w:val="28"/>
        </w:rPr>
        <w:t>D</w:t>
      </w:r>
      <w:r>
        <w:rPr>
          <w:sz w:val="28"/>
          <w:szCs w:val="28"/>
        </w:rPr>
        <w:t>. up</w:t>
      </w:r>
    </w:p>
    <w:p w:rsidR="00AF2852" w:rsidRDefault="00AF2852" w:rsidP="008D1D00">
      <w:pPr>
        <w:tabs>
          <w:tab w:val="left" w:pos="360"/>
          <w:tab w:val="left" w:pos="2835"/>
          <w:tab w:val="left" w:pos="5103"/>
        </w:tabs>
        <w:spacing w:after="0" w:line="288" w:lineRule="auto"/>
        <w:rPr>
          <w:sz w:val="28"/>
          <w:szCs w:val="28"/>
        </w:rPr>
      </w:pPr>
      <w:r>
        <w:rPr>
          <w:b/>
          <w:color w:val="0000FF"/>
          <w:sz w:val="28"/>
          <w:szCs w:val="28"/>
        </w:rPr>
        <w:t>9</w:t>
      </w:r>
      <w:r>
        <w:rPr>
          <w:sz w:val="28"/>
          <w:szCs w:val="28"/>
        </w:rPr>
        <w:t>.</w:t>
      </w:r>
      <w:r>
        <w:rPr>
          <w:sz w:val="28"/>
          <w:szCs w:val="28"/>
        </w:rPr>
        <w:tab/>
        <w:t>It’ll take me an hour to do the household</w:t>
      </w:r>
      <w:r>
        <w:rPr>
          <w:sz w:val="28"/>
          <w:szCs w:val="28"/>
          <w:u w:val="single"/>
        </w:rPr>
        <w:tab/>
      </w:r>
      <w:r>
        <w:rPr>
          <w:sz w:val="28"/>
          <w:szCs w:val="28"/>
        </w:rPr>
        <w:t>.</w:t>
      </w:r>
    </w:p>
    <w:p w:rsidR="00AF2852" w:rsidRDefault="00AF2852" w:rsidP="008D1D00">
      <w:pPr>
        <w:tabs>
          <w:tab w:val="left" w:pos="360"/>
          <w:tab w:val="left" w:pos="2835"/>
          <w:tab w:val="left" w:pos="5103"/>
          <w:tab w:val="left" w:pos="6840"/>
        </w:tabs>
        <w:spacing w:after="0" w:line="288" w:lineRule="auto"/>
        <w:rPr>
          <w:sz w:val="28"/>
          <w:szCs w:val="28"/>
        </w:rPr>
      </w:pPr>
      <w:r>
        <w:rPr>
          <w:sz w:val="28"/>
          <w:szCs w:val="28"/>
        </w:rPr>
        <w:tab/>
      </w:r>
      <w:r>
        <w:rPr>
          <w:b/>
          <w:color w:val="0000FF"/>
          <w:sz w:val="28"/>
          <w:szCs w:val="28"/>
        </w:rPr>
        <w:t>A</w:t>
      </w:r>
      <w:r>
        <w:rPr>
          <w:sz w:val="28"/>
          <w:szCs w:val="28"/>
        </w:rPr>
        <w:t>. work</w:t>
      </w:r>
      <w:r>
        <w:rPr>
          <w:sz w:val="28"/>
          <w:szCs w:val="28"/>
        </w:rPr>
        <w:tab/>
      </w:r>
      <w:r>
        <w:rPr>
          <w:b/>
          <w:color w:val="0000FF"/>
          <w:sz w:val="28"/>
          <w:szCs w:val="28"/>
        </w:rPr>
        <w:t>B</w:t>
      </w:r>
      <w:r>
        <w:rPr>
          <w:sz w:val="28"/>
          <w:szCs w:val="28"/>
        </w:rPr>
        <w:t>. chores</w:t>
      </w:r>
      <w:r>
        <w:rPr>
          <w:sz w:val="28"/>
          <w:szCs w:val="28"/>
        </w:rPr>
        <w:tab/>
      </w:r>
      <w:r>
        <w:rPr>
          <w:b/>
          <w:color w:val="0000FF"/>
          <w:sz w:val="28"/>
          <w:szCs w:val="28"/>
        </w:rPr>
        <w:t>C</w:t>
      </w:r>
      <w:r>
        <w:rPr>
          <w:sz w:val="28"/>
          <w:szCs w:val="28"/>
        </w:rPr>
        <w:t>.job</w:t>
      </w:r>
      <w:r>
        <w:rPr>
          <w:sz w:val="28"/>
          <w:szCs w:val="28"/>
        </w:rPr>
        <w:tab/>
      </w:r>
      <w:r>
        <w:rPr>
          <w:sz w:val="28"/>
          <w:szCs w:val="28"/>
        </w:rPr>
        <w:tab/>
      </w:r>
      <w:r>
        <w:rPr>
          <w:b/>
          <w:color w:val="0000FF"/>
          <w:sz w:val="28"/>
          <w:szCs w:val="28"/>
        </w:rPr>
        <w:t>D</w:t>
      </w:r>
      <w:r>
        <w:rPr>
          <w:sz w:val="28"/>
          <w:szCs w:val="28"/>
        </w:rPr>
        <w:t>. exercises</w:t>
      </w:r>
    </w:p>
    <w:p w:rsidR="00AF2852" w:rsidRDefault="00AF2852" w:rsidP="008D1D00">
      <w:pPr>
        <w:tabs>
          <w:tab w:val="left" w:pos="360"/>
          <w:tab w:val="left" w:pos="2835"/>
          <w:tab w:val="left" w:pos="5103"/>
        </w:tabs>
        <w:spacing w:after="0" w:line="288" w:lineRule="auto"/>
        <w:rPr>
          <w:sz w:val="28"/>
          <w:szCs w:val="28"/>
        </w:rPr>
      </w:pPr>
      <w:r>
        <w:rPr>
          <w:b/>
          <w:color w:val="0000FF"/>
          <w:sz w:val="28"/>
          <w:szCs w:val="28"/>
        </w:rPr>
        <w:t>10</w:t>
      </w:r>
      <w:r>
        <w:rPr>
          <w:sz w:val="28"/>
          <w:szCs w:val="28"/>
        </w:rPr>
        <w:t>.</w:t>
      </w:r>
      <w:r>
        <w:rPr>
          <w:sz w:val="28"/>
          <w:szCs w:val="28"/>
        </w:rPr>
        <w:tab/>
        <w:t>Theput too much salt in the food.</w:t>
      </w:r>
    </w:p>
    <w:p w:rsidR="00AF2852" w:rsidRDefault="00AF2852" w:rsidP="008D1D00">
      <w:pPr>
        <w:tabs>
          <w:tab w:val="left" w:pos="360"/>
          <w:tab w:val="left" w:pos="2835"/>
          <w:tab w:val="left" w:pos="5103"/>
          <w:tab w:val="left" w:pos="6840"/>
        </w:tabs>
        <w:spacing w:after="0" w:line="288" w:lineRule="auto"/>
        <w:rPr>
          <w:sz w:val="28"/>
          <w:szCs w:val="28"/>
        </w:rPr>
      </w:pPr>
      <w:r>
        <w:rPr>
          <w:sz w:val="28"/>
          <w:szCs w:val="28"/>
        </w:rPr>
        <w:tab/>
      </w:r>
      <w:r>
        <w:rPr>
          <w:b/>
          <w:color w:val="0000FF"/>
          <w:sz w:val="28"/>
          <w:szCs w:val="28"/>
        </w:rPr>
        <w:t>A</w:t>
      </w:r>
      <w:r>
        <w:rPr>
          <w:color w:val="0000FF"/>
          <w:sz w:val="28"/>
          <w:szCs w:val="28"/>
        </w:rPr>
        <w:t xml:space="preserve">. </w:t>
      </w:r>
      <w:r>
        <w:rPr>
          <w:sz w:val="28"/>
          <w:szCs w:val="28"/>
        </w:rPr>
        <w:t>cook</w:t>
      </w:r>
      <w:r>
        <w:rPr>
          <w:sz w:val="28"/>
          <w:szCs w:val="28"/>
        </w:rPr>
        <w:tab/>
      </w:r>
      <w:r>
        <w:rPr>
          <w:b/>
          <w:color w:val="0000FF"/>
          <w:sz w:val="28"/>
          <w:szCs w:val="28"/>
        </w:rPr>
        <w:t>B</w:t>
      </w:r>
      <w:r>
        <w:rPr>
          <w:sz w:val="28"/>
          <w:szCs w:val="28"/>
        </w:rPr>
        <w:t>. cooker</w:t>
      </w:r>
      <w:r>
        <w:rPr>
          <w:sz w:val="28"/>
          <w:szCs w:val="28"/>
        </w:rPr>
        <w:tab/>
      </w:r>
      <w:r>
        <w:rPr>
          <w:b/>
          <w:color w:val="0000FF"/>
          <w:sz w:val="28"/>
          <w:szCs w:val="28"/>
        </w:rPr>
        <w:t>C</w:t>
      </w:r>
      <w:r>
        <w:rPr>
          <w:sz w:val="28"/>
          <w:szCs w:val="28"/>
        </w:rPr>
        <w:t>. stove</w:t>
      </w:r>
      <w:r>
        <w:rPr>
          <w:sz w:val="28"/>
          <w:szCs w:val="28"/>
        </w:rPr>
        <w:tab/>
      </w:r>
      <w:r>
        <w:rPr>
          <w:sz w:val="28"/>
          <w:szCs w:val="28"/>
        </w:rPr>
        <w:tab/>
      </w:r>
      <w:r>
        <w:rPr>
          <w:b/>
          <w:color w:val="0000FF"/>
          <w:sz w:val="28"/>
          <w:szCs w:val="28"/>
        </w:rPr>
        <w:t xml:space="preserve">D. </w:t>
      </w:r>
      <w:r>
        <w:rPr>
          <w:sz w:val="28"/>
          <w:szCs w:val="28"/>
        </w:rPr>
        <w:t>oven</w:t>
      </w:r>
    </w:p>
    <w:p w:rsidR="00AF2852" w:rsidRDefault="00AF2852" w:rsidP="008D1D00">
      <w:pPr>
        <w:tabs>
          <w:tab w:val="left" w:pos="360"/>
          <w:tab w:val="left" w:pos="2835"/>
          <w:tab w:val="left" w:pos="5103"/>
        </w:tabs>
        <w:spacing w:after="0" w:line="288" w:lineRule="auto"/>
        <w:rPr>
          <w:sz w:val="28"/>
          <w:szCs w:val="28"/>
        </w:rPr>
      </w:pPr>
      <w:r>
        <w:rPr>
          <w:b/>
          <w:color w:val="0000FF"/>
          <w:sz w:val="28"/>
          <w:szCs w:val="28"/>
        </w:rPr>
        <w:t>11</w:t>
      </w:r>
      <w:r>
        <w:rPr>
          <w:sz w:val="28"/>
          <w:szCs w:val="28"/>
        </w:rPr>
        <w:t>.</w:t>
      </w:r>
      <w:r>
        <w:rPr>
          <w:sz w:val="28"/>
          <w:szCs w:val="28"/>
        </w:rPr>
        <w:tab/>
        <w:t>The Gong Festival is held</w:t>
      </w:r>
      <w:r>
        <w:rPr>
          <w:sz w:val="28"/>
          <w:szCs w:val="28"/>
          <w:u w:val="single"/>
        </w:rPr>
        <w:tab/>
      </w:r>
      <w:r>
        <w:rPr>
          <w:sz w:val="28"/>
          <w:szCs w:val="28"/>
        </w:rPr>
        <w:t>in the Central Highlands.</w:t>
      </w:r>
    </w:p>
    <w:p w:rsidR="00AF2852" w:rsidRDefault="00AF2852" w:rsidP="008D1D00">
      <w:pPr>
        <w:tabs>
          <w:tab w:val="left" w:pos="360"/>
          <w:tab w:val="left" w:pos="2835"/>
          <w:tab w:val="left" w:pos="5103"/>
          <w:tab w:val="left" w:pos="6840"/>
        </w:tabs>
        <w:spacing w:after="0" w:line="288" w:lineRule="auto"/>
        <w:rPr>
          <w:sz w:val="28"/>
          <w:szCs w:val="28"/>
        </w:rPr>
      </w:pPr>
      <w:r>
        <w:rPr>
          <w:sz w:val="28"/>
          <w:szCs w:val="28"/>
        </w:rPr>
        <w:tab/>
      </w:r>
      <w:r>
        <w:rPr>
          <w:b/>
          <w:color w:val="0000FF"/>
          <w:sz w:val="28"/>
          <w:szCs w:val="28"/>
        </w:rPr>
        <w:t>A</w:t>
      </w:r>
      <w:r>
        <w:rPr>
          <w:sz w:val="28"/>
          <w:szCs w:val="28"/>
        </w:rPr>
        <w:t>.</w:t>
      </w:r>
      <w:r w:rsidR="00452B7F">
        <w:rPr>
          <w:sz w:val="28"/>
          <w:szCs w:val="28"/>
        </w:rPr>
        <w:t xml:space="preserve"> </w:t>
      </w:r>
      <w:r>
        <w:rPr>
          <w:sz w:val="28"/>
          <w:szCs w:val="28"/>
        </w:rPr>
        <w:t>year</w:t>
      </w:r>
      <w:r>
        <w:rPr>
          <w:sz w:val="28"/>
          <w:szCs w:val="28"/>
        </w:rPr>
        <w:tab/>
      </w:r>
      <w:r>
        <w:rPr>
          <w:b/>
          <w:color w:val="0000FF"/>
          <w:sz w:val="28"/>
          <w:szCs w:val="28"/>
        </w:rPr>
        <w:t>B</w:t>
      </w:r>
      <w:r>
        <w:rPr>
          <w:sz w:val="28"/>
          <w:szCs w:val="28"/>
        </w:rPr>
        <w:t>.</w:t>
      </w:r>
      <w:r w:rsidR="00452B7F">
        <w:rPr>
          <w:sz w:val="28"/>
          <w:szCs w:val="28"/>
        </w:rPr>
        <w:t xml:space="preserve"> </w:t>
      </w:r>
      <w:r>
        <w:rPr>
          <w:sz w:val="28"/>
          <w:szCs w:val="28"/>
        </w:rPr>
        <w:t>which</w:t>
      </w:r>
      <w:r>
        <w:rPr>
          <w:sz w:val="28"/>
          <w:szCs w:val="28"/>
        </w:rPr>
        <w:tab/>
      </w:r>
      <w:r>
        <w:rPr>
          <w:b/>
          <w:color w:val="0000FF"/>
          <w:sz w:val="28"/>
          <w:szCs w:val="28"/>
        </w:rPr>
        <w:t>C</w:t>
      </w:r>
      <w:r>
        <w:rPr>
          <w:sz w:val="28"/>
          <w:szCs w:val="28"/>
        </w:rPr>
        <w:t>.</w:t>
      </w:r>
      <w:r w:rsidR="00452B7F">
        <w:rPr>
          <w:sz w:val="28"/>
          <w:szCs w:val="28"/>
        </w:rPr>
        <w:t xml:space="preserve"> </w:t>
      </w:r>
      <w:r>
        <w:rPr>
          <w:sz w:val="28"/>
          <w:szCs w:val="28"/>
        </w:rPr>
        <w:t>annual</w:t>
      </w:r>
      <w:r>
        <w:rPr>
          <w:sz w:val="28"/>
          <w:szCs w:val="28"/>
        </w:rPr>
        <w:tab/>
      </w:r>
      <w:r>
        <w:rPr>
          <w:sz w:val="28"/>
          <w:szCs w:val="28"/>
        </w:rPr>
        <w:tab/>
      </w:r>
      <w:r>
        <w:rPr>
          <w:b/>
          <w:color w:val="0000FF"/>
          <w:sz w:val="28"/>
          <w:szCs w:val="28"/>
        </w:rPr>
        <w:t>D</w:t>
      </w:r>
      <w:r>
        <w:rPr>
          <w:sz w:val="28"/>
          <w:szCs w:val="28"/>
        </w:rPr>
        <w:t>.</w:t>
      </w:r>
      <w:r w:rsidR="00452B7F">
        <w:rPr>
          <w:sz w:val="28"/>
          <w:szCs w:val="28"/>
        </w:rPr>
        <w:t xml:space="preserve"> </w:t>
      </w:r>
      <w:r>
        <w:rPr>
          <w:sz w:val="28"/>
          <w:szCs w:val="28"/>
        </w:rPr>
        <w:t>annually</w:t>
      </w:r>
    </w:p>
    <w:p w:rsidR="00AF2852" w:rsidRDefault="00AF2852" w:rsidP="008D1D00">
      <w:pPr>
        <w:tabs>
          <w:tab w:val="left" w:pos="360"/>
          <w:tab w:val="left" w:pos="2835"/>
          <w:tab w:val="left" w:pos="5103"/>
        </w:tabs>
        <w:spacing w:after="0" w:line="288" w:lineRule="auto"/>
        <w:rPr>
          <w:sz w:val="28"/>
          <w:szCs w:val="28"/>
        </w:rPr>
      </w:pPr>
      <w:r>
        <w:rPr>
          <w:b/>
          <w:color w:val="0000FF"/>
          <w:sz w:val="28"/>
          <w:szCs w:val="28"/>
        </w:rPr>
        <w:t>12.</w:t>
      </w:r>
      <w:r>
        <w:rPr>
          <w:sz w:val="28"/>
          <w:szCs w:val="28"/>
        </w:rPr>
        <w:tab/>
      </w:r>
      <w:r w:rsidR="00452B7F">
        <w:rPr>
          <w:sz w:val="28"/>
          <w:szCs w:val="28"/>
        </w:rPr>
        <w:t>______________</w:t>
      </w:r>
      <w:r>
        <w:rPr>
          <w:sz w:val="28"/>
          <w:szCs w:val="28"/>
        </w:rPr>
        <w:t>does Hoa Ban Festival take place? - In Lai Chau.</w:t>
      </w:r>
    </w:p>
    <w:p w:rsidR="00AF2852" w:rsidRDefault="00AF2852" w:rsidP="008D1D00">
      <w:pPr>
        <w:tabs>
          <w:tab w:val="left" w:pos="360"/>
          <w:tab w:val="left" w:pos="2835"/>
          <w:tab w:val="left" w:pos="5103"/>
          <w:tab w:val="left" w:pos="6840"/>
        </w:tabs>
        <w:spacing w:after="0" w:line="288" w:lineRule="auto"/>
        <w:rPr>
          <w:sz w:val="28"/>
          <w:szCs w:val="28"/>
        </w:rPr>
      </w:pPr>
      <w:r>
        <w:rPr>
          <w:sz w:val="28"/>
          <w:szCs w:val="28"/>
        </w:rPr>
        <w:tab/>
      </w:r>
      <w:r>
        <w:rPr>
          <w:b/>
          <w:color w:val="0000FF"/>
          <w:sz w:val="28"/>
          <w:szCs w:val="28"/>
        </w:rPr>
        <w:t>A</w:t>
      </w:r>
      <w:r>
        <w:rPr>
          <w:sz w:val="28"/>
          <w:szCs w:val="28"/>
        </w:rPr>
        <w:t>.</w:t>
      </w:r>
      <w:r w:rsidR="00452B7F">
        <w:rPr>
          <w:sz w:val="28"/>
          <w:szCs w:val="28"/>
        </w:rPr>
        <w:t xml:space="preserve"> </w:t>
      </w:r>
      <w:r>
        <w:rPr>
          <w:sz w:val="28"/>
          <w:szCs w:val="28"/>
        </w:rPr>
        <w:t>What</w:t>
      </w:r>
      <w:r>
        <w:rPr>
          <w:sz w:val="28"/>
          <w:szCs w:val="28"/>
        </w:rPr>
        <w:tab/>
      </w:r>
      <w:r>
        <w:rPr>
          <w:b/>
          <w:color w:val="0000FF"/>
          <w:sz w:val="28"/>
          <w:szCs w:val="28"/>
        </w:rPr>
        <w:t>B</w:t>
      </w:r>
      <w:r>
        <w:rPr>
          <w:sz w:val="28"/>
          <w:szCs w:val="28"/>
        </w:rPr>
        <w:t>.</w:t>
      </w:r>
      <w:r w:rsidR="00452B7F">
        <w:rPr>
          <w:sz w:val="28"/>
          <w:szCs w:val="28"/>
        </w:rPr>
        <w:t xml:space="preserve"> </w:t>
      </w:r>
      <w:r>
        <w:rPr>
          <w:sz w:val="28"/>
          <w:szCs w:val="28"/>
        </w:rPr>
        <w:t>Where</w:t>
      </w:r>
      <w:r>
        <w:rPr>
          <w:sz w:val="28"/>
          <w:szCs w:val="28"/>
        </w:rPr>
        <w:tab/>
      </w:r>
      <w:r>
        <w:rPr>
          <w:b/>
          <w:color w:val="0000FF"/>
          <w:sz w:val="28"/>
          <w:szCs w:val="28"/>
        </w:rPr>
        <w:t>C</w:t>
      </w:r>
      <w:r>
        <w:rPr>
          <w:sz w:val="28"/>
          <w:szCs w:val="28"/>
        </w:rPr>
        <w:t>.</w:t>
      </w:r>
      <w:r w:rsidR="00452B7F">
        <w:rPr>
          <w:sz w:val="28"/>
          <w:szCs w:val="28"/>
        </w:rPr>
        <w:t xml:space="preserve"> </w:t>
      </w:r>
      <w:r>
        <w:rPr>
          <w:sz w:val="28"/>
          <w:szCs w:val="28"/>
        </w:rPr>
        <w:t>When</w:t>
      </w:r>
      <w:r>
        <w:rPr>
          <w:sz w:val="28"/>
          <w:szCs w:val="28"/>
        </w:rPr>
        <w:tab/>
      </w:r>
      <w:r>
        <w:rPr>
          <w:sz w:val="28"/>
          <w:szCs w:val="28"/>
        </w:rPr>
        <w:tab/>
      </w:r>
      <w:r>
        <w:rPr>
          <w:b/>
          <w:color w:val="0000FF"/>
          <w:sz w:val="28"/>
          <w:szCs w:val="28"/>
        </w:rPr>
        <w:t>D</w:t>
      </w:r>
      <w:r>
        <w:rPr>
          <w:sz w:val="28"/>
          <w:szCs w:val="28"/>
        </w:rPr>
        <w:t>. How</w:t>
      </w:r>
    </w:p>
    <w:p w:rsidR="00AF2852" w:rsidRDefault="00AF2852" w:rsidP="008D1D00">
      <w:pPr>
        <w:tabs>
          <w:tab w:val="left" w:pos="360"/>
          <w:tab w:val="left" w:pos="2835"/>
          <w:tab w:val="left" w:pos="5103"/>
        </w:tabs>
        <w:spacing w:after="0" w:line="288" w:lineRule="auto"/>
        <w:rPr>
          <w:sz w:val="28"/>
          <w:szCs w:val="28"/>
        </w:rPr>
      </w:pPr>
      <w:r>
        <w:rPr>
          <w:b/>
          <w:color w:val="0000FF"/>
          <w:sz w:val="28"/>
          <w:szCs w:val="28"/>
        </w:rPr>
        <w:t>13</w:t>
      </w:r>
      <w:r>
        <w:rPr>
          <w:sz w:val="28"/>
          <w:szCs w:val="28"/>
        </w:rPr>
        <w:t>.It is typical of the cultural life of</w:t>
      </w:r>
      <w:r>
        <w:rPr>
          <w:sz w:val="28"/>
          <w:szCs w:val="28"/>
          <w:u w:val="single"/>
        </w:rPr>
        <w:tab/>
      </w:r>
      <w:r>
        <w:rPr>
          <w:sz w:val="28"/>
          <w:szCs w:val="28"/>
          <w:u w:val="single"/>
        </w:rPr>
        <w:tab/>
      </w:r>
      <w:r>
        <w:rPr>
          <w:sz w:val="28"/>
          <w:szCs w:val="28"/>
        </w:rPr>
        <w:t>Thai people.</w:t>
      </w:r>
    </w:p>
    <w:p w:rsidR="00AF2852" w:rsidRDefault="00AF2852" w:rsidP="008D1D00">
      <w:pPr>
        <w:tabs>
          <w:tab w:val="left" w:pos="360"/>
          <w:tab w:val="left" w:pos="2835"/>
          <w:tab w:val="left" w:pos="5103"/>
          <w:tab w:val="left" w:pos="6840"/>
        </w:tabs>
        <w:spacing w:after="0" w:line="288" w:lineRule="auto"/>
        <w:rPr>
          <w:sz w:val="28"/>
          <w:szCs w:val="28"/>
        </w:rPr>
      </w:pPr>
      <w:r>
        <w:rPr>
          <w:sz w:val="28"/>
          <w:szCs w:val="28"/>
        </w:rPr>
        <w:tab/>
      </w:r>
      <w:r>
        <w:rPr>
          <w:b/>
          <w:color w:val="0000FF"/>
          <w:sz w:val="28"/>
          <w:szCs w:val="28"/>
        </w:rPr>
        <w:t>A</w:t>
      </w:r>
      <w:r>
        <w:rPr>
          <w:sz w:val="28"/>
          <w:szCs w:val="28"/>
        </w:rPr>
        <w:t>.</w:t>
      </w:r>
      <w:r w:rsidR="00452B7F">
        <w:rPr>
          <w:sz w:val="28"/>
          <w:szCs w:val="28"/>
        </w:rPr>
        <w:t xml:space="preserve"> </w:t>
      </w:r>
      <w:r>
        <w:rPr>
          <w:sz w:val="28"/>
          <w:szCs w:val="28"/>
        </w:rPr>
        <w:t>some</w:t>
      </w:r>
      <w:r>
        <w:rPr>
          <w:sz w:val="28"/>
          <w:szCs w:val="28"/>
        </w:rPr>
        <w:tab/>
      </w:r>
      <w:r>
        <w:rPr>
          <w:b/>
          <w:color w:val="0000FF"/>
          <w:sz w:val="28"/>
          <w:szCs w:val="28"/>
        </w:rPr>
        <w:t>B</w:t>
      </w:r>
      <w:r>
        <w:rPr>
          <w:sz w:val="28"/>
          <w:szCs w:val="28"/>
        </w:rPr>
        <w:t>.</w:t>
      </w:r>
      <w:r w:rsidR="00452B7F">
        <w:rPr>
          <w:sz w:val="28"/>
          <w:szCs w:val="28"/>
        </w:rPr>
        <w:t xml:space="preserve"> </w:t>
      </w:r>
      <w:r>
        <w:rPr>
          <w:sz w:val="28"/>
          <w:szCs w:val="28"/>
        </w:rPr>
        <w:t>a</w:t>
      </w:r>
      <w:r>
        <w:rPr>
          <w:sz w:val="28"/>
          <w:szCs w:val="28"/>
        </w:rPr>
        <w:tab/>
      </w:r>
      <w:r>
        <w:rPr>
          <w:b/>
          <w:color w:val="0000FF"/>
          <w:sz w:val="28"/>
          <w:szCs w:val="28"/>
        </w:rPr>
        <w:t>C</w:t>
      </w:r>
      <w:r>
        <w:rPr>
          <w:sz w:val="28"/>
          <w:szCs w:val="28"/>
        </w:rPr>
        <w:t>. the</w:t>
      </w:r>
      <w:r>
        <w:rPr>
          <w:sz w:val="28"/>
          <w:szCs w:val="28"/>
        </w:rPr>
        <w:tab/>
      </w:r>
      <w:r>
        <w:rPr>
          <w:sz w:val="28"/>
          <w:szCs w:val="28"/>
        </w:rPr>
        <w:tab/>
      </w:r>
      <w:r>
        <w:rPr>
          <w:b/>
          <w:color w:val="0000FF"/>
          <w:sz w:val="28"/>
          <w:szCs w:val="28"/>
        </w:rPr>
        <w:t>D</w:t>
      </w:r>
      <w:r>
        <w:rPr>
          <w:sz w:val="28"/>
          <w:szCs w:val="28"/>
        </w:rPr>
        <w:t>. Ø</w:t>
      </w:r>
    </w:p>
    <w:p w:rsidR="00AF2852" w:rsidRDefault="00AF2852" w:rsidP="008D1D00">
      <w:pPr>
        <w:tabs>
          <w:tab w:val="left" w:pos="360"/>
          <w:tab w:val="left" w:pos="2835"/>
          <w:tab w:val="left" w:pos="5103"/>
        </w:tabs>
        <w:spacing w:after="0" w:line="288" w:lineRule="auto"/>
        <w:rPr>
          <w:sz w:val="28"/>
          <w:szCs w:val="28"/>
        </w:rPr>
      </w:pPr>
      <w:r>
        <w:rPr>
          <w:b/>
          <w:color w:val="0000FF"/>
          <w:sz w:val="28"/>
          <w:szCs w:val="28"/>
        </w:rPr>
        <w:t>14</w:t>
      </w:r>
      <w:r>
        <w:rPr>
          <w:sz w:val="28"/>
          <w:szCs w:val="28"/>
        </w:rPr>
        <w:t>. do the cattle provide for the nomads? - Dairy products, meat, and clothing,,</w:t>
      </w:r>
    </w:p>
    <w:p w:rsidR="00AF2852" w:rsidRDefault="00AF2852" w:rsidP="008D1D00">
      <w:pPr>
        <w:tabs>
          <w:tab w:val="left" w:pos="360"/>
          <w:tab w:val="left" w:pos="2835"/>
          <w:tab w:val="left" w:pos="5103"/>
          <w:tab w:val="left" w:pos="6840"/>
        </w:tabs>
        <w:spacing w:after="0" w:line="288" w:lineRule="auto"/>
        <w:rPr>
          <w:sz w:val="28"/>
          <w:szCs w:val="28"/>
        </w:rPr>
      </w:pPr>
      <w:r>
        <w:rPr>
          <w:sz w:val="28"/>
          <w:szCs w:val="28"/>
        </w:rPr>
        <w:tab/>
      </w:r>
      <w:r>
        <w:rPr>
          <w:b/>
          <w:color w:val="0000FF"/>
          <w:sz w:val="28"/>
          <w:szCs w:val="28"/>
        </w:rPr>
        <w:t>A</w:t>
      </w:r>
      <w:r>
        <w:rPr>
          <w:sz w:val="28"/>
          <w:szCs w:val="28"/>
        </w:rPr>
        <w:t>.</w:t>
      </w:r>
      <w:r w:rsidR="00452B7F">
        <w:rPr>
          <w:sz w:val="28"/>
          <w:szCs w:val="28"/>
        </w:rPr>
        <w:t xml:space="preserve"> </w:t>
      </w:r>
      <w:r>
        <w:rPr>
          <w:sz w:val="28"/>
          <w:szCs w:val="28"/>
        </w:rPr>
        <w:t>What</w:t>
      </w:r>
      <w:r>
        <w:rPr>
          <w:sz w:val="28"/>
          <w:szCs w:val="28"/>
        </w:rPr>
        <w:tab/>
      </w:r>
      <w:r>
        <w:rPr>
          <w:b/>
          <w:color w:val="0000FF"/>
          <w:sz w:val="28"/>
          <w:szCs w:val="28"/>
        </w:rPr>
        <w:t>B</w:t>
      </w:r>
      <w:r>
        <w:rPr>
          <w:sz w:val="28"/>
          <w:szCs w:val="28"/>
        </w:rPr>
        <w:t>.</w:t>
      </w:r>
      <w:r w:rsidR="00452B7F">
        <w:rPr>
          <w:sz w:val="28"/>
          <w:szCs w:val="28"/>
        </w:rPr>
        <w:t xml:space="preserve"> </w:t>
      </w:r>
      <w:r>
        <w:rPr>
          <w:sz w:val="28"/>
          <w:szCs w:val="28"/>
        </w:rPr>
        <w:t>Where</w:t>
      </w:r>
      <w:r>
        <w:rPr>
          <w:sz w:val="28"/>
          <w:szCs w:val="28"/>
        </w:rPr>
        <w:tab/>
      </w:r>
      <w:r>
        <w:rPr>
          <w:b/>
          <w:color w:val="0000FF"/>
          <w:sz w:val="28"/>
          <w:szCs w:val="28"/>
        </w:rPr>
        <w:t>C</w:t>
      </w:r>
      <w:r>
        <w:rPr>
          <w:sz w:val="28"/>
          <w:szCs w:val="28"/>
        </w:rPr>
        <w:t>.</w:t>
      </w:r>
      <w:r w:rsidR="00452B7F">
        <w:rPr>
          <w:sz w:val="28"/>
          <w:szCs w:val="28"/>
        </w:rPr>
        <w:t xml:space="preserve"> </w:t>
      </w:r>
      <w:r>
        <w:rPr>
          <w:sz w:val="28"/>
          <w:szCs w:val="28"/>
        </w:rPr>
        <w:t>Why</w:t>
      </w:r>
      <w:r>
        <w:rPr>
          <w:sz w:val="28"/>
          <w:szCs w:val="28"/>
        </w:rPr>
        <w:tab/>
      </w:r>
      <w:r>
        <w:rPr>
          <w:sz w:val="28"/>
          <w:szCs w:val="28"/>
        </w:rPr>
        <w:tab/>
      </w:r>
      <w:r>
        <w:rPr>
          <w:b/>
          <w:color w:val="0000FF"/>
          <w:sz w:val="28"/>
          <w:szCs w:val="28"/>
        </w:rPr>
        <w:t>D</w:t>
      </w:r>
      <w:r>
        <w:rPr>
          <w:sz w:val="28"/>
          <w:szCs w:val="28"/>
        </w:rPr>
        <w:t>. How</w:t>
      </w:r>
    </w:p>
    <w:p w:rsidR="00AF2852" w:rsidRDefault="00AF2852" w:rsidP="008D1D00">
      <w:pPr>
        <w:tabs>
          <w:tab w:val="left" w:pos="360"/>
          <w:tab w:val="left" w:pos="2835"/>
          <w:tab w:val="left" w:pos="5103"/>
        </w:tabs>
        <w:spacing w:after="0" w:line="288" w:lineRule="auto"/>
        <w:rPr>
          <w:sz w:val="28"/>
          <w:szCs w:val="28"/>
        </w:rPr>
      </w:pPr>
      <w:r>
        <w:rPr>
          <w:b/>
          <w:color w:val="0000FF"/>
          <w:sz w:val="28"/>
          <w:szCs w:val="28"/>
        </w:rPr>
        <w:t>15</w:t>
      </w:r>
      <w:r>
        <w:rPr>
          <w:sz w:val="28"/>
          <w:szCs w:val="28"/>
        </w:rPr>
        <w:t>.</w:t>
      </w:r>
      <w:r>
        <w:rPr>
          <w:sz w:val="28"/>
          <w:szCs w:val="28"/>
        </w:rPr>
        <w:tab/>
        <w:t>The crops</w:t>
      </w:r>
      <w:r>
        <w:rPr>
          <w:sz w:val="28"/>
          <w:szCs w:val="28"/>
          <w:u w:val="single"/>
        </w:rPr>
        <w:tab/>
      </w:r>
      <w:r>
        <w:rPr>
          <w:sz w:val="28"/>
          <w:szCs w:val="28"/>
        </w:rPr>
        <w:t>on the weather.</w:t>
      </w:r>
    </w:p>
    <w:p w:rsidR="00AF2852" w:rsidRDefault="00AF2852" w:rsidP="008D1D00">
      <w:pPr>
        <w:tabs>
          <w:tab w:val="left" w:pos="360"/>
          <w:tab w:val="left" w:pos="2835"/>
          <w:tab w:val="left" w:pos="5103"/>
        </w:tabs>
        <w:spacing w:after="0" w:line="288" w:lineRule="auto"/>
        <w:rPr>
          <w:sz w:val="28"/>
          <w:szCs w:val="28"/>
        </w:rPr>
      </w:pPr>
      <w:r>
        <w:rPr>
          <w:sz w:val="28"/>
          <w:szCs w:val="28"/>
        </w:rPr>
        <w:tab/>
      </w:r>
      <w:r>
        <w:rPr>
          <w:b/>
          <w:color w:val="0000FF"/>
          <w:sz w:val="28"/>
          <w:szCs w:val="28"/>
        </w:rPr>
        <w:t>A</w:t>
      </w:r>
      <w:r>
        <w:rPr>
          <w:sz w:val="28"/>
          <w:szCs w:val="28"/>
        </w:rPr>
        <w:t>.</w:t>
      </w:r>
      <w:r w:rsidR="00452B7F">
        <w:rPr>
          <w:sz w:val="28"/>
          <w:szCs w:val="28"/>
        </w:rPr>
        <w:t xml:space="preserve"> </w:t>
      </w:r>
      <w:r>
        <w:rPr>
          <w:sz w:val="28"/>
          <w:szCs w:val="28"/>
        </w:rPr>
        <w:t>depend heavy</w:t>
      </w:r>
      <w:r>
        <w:rPr>
          <w:sz w:val="28"/>
          <w:szCs w:val="28"/>
        </w:rPr>
        <w:tab/>
      </w:r>
      <w:r>
        <w:rPr>
          <w:b/>
          <w:color w:val="0000FF"/>
          <w:sz w:val="28"/>
          <w:szCs w:val="28"/>
        </w:rPr>
        <w:t>B</w:t>
      </w:r>
      <w:r>
        <w:rPr>
          <w:sz w:val="28"/>
          <w:szCs w:val="28"/>
        </w:rPr>
        <w:t>. depend heavily</w:t>
      </w:r>
    </w:p>
    <w:p w:rsidR="00AF2852" w:rsidRDefault="00AF2852" w:rsidP="008D1D00">
      <w:pPr>
        <w:tabs>
          <w:tab w:val="left" w:pos="360"/>
          <w:tab w:val="left" w:pos="2835"/>
          <w:tab w:val="left" w:pos="5103"/>
        </w:tabs>
        <w:spacing w:after="0" w:line="288" w:lineRule="auto"/>
        <w:rPr>
          <w:sz w:val="28"/>
          <w:szCs w:val="28"/>
        </w:rPr>
      </w:pPr>
      <w:r>
        <w:rPr>
          <w:sz w:val="28"/>
          <w:szCs w:val="28"/>
        </w:rPr>
        <w:tab/>
      </w:r>
      <w:r>
        <w:rPr>
          <w:b/>
          <w:color w:val="0000FF"/>
          <w:sz w:val="28"/>
          <w:szCs w:val="28"/>
        </w:rPr>
        <w:t>C</w:t>
      </w:r>
      <w:r>
        <w:rPr>
          <w:sz w:val="28"/>
          <w:szCs w:val="28"/>
        </w:rPr>
        <w:t>.</w:t>
      </w:r>
      <w:r w:rsidR="00452B7F">
        <w:rPr>
          <w:sz w:val="28"/>
          <w:szCs w:val="28"/>
        </w:rPr>
        <w:t xml:space="preserve"> </w:t>
      </w:r>
      <w:r>
        <w:rPr>
          <w:sz w:val="28"/>
          <w:szCs w:val="28"/>
        </w:rPr>
        <w:t>affect heavy</w:t>
      </w:r>
      <w:r>
        <w:rPr>
          <w:sz w:val="28"/>
          <w:szCs w:val="28"/>
        </w:rPr>
        <w:tab/>
      </w:r>
      <w:r>
        <w:rPr>
          <w:b/>
          <w:color w:val="0000FF"/>
          <w:sz w:val="28"/>
          <w:szCs w:val="28"/>
        </w:rPr>
        <w:t>D</w:t>
      </w:r>
      <w:r>
        <w:rPr>
          <w:sz w:val="28"/>
          <w:szCs w:val="28"/>
        </w:rPr>
        <w:t>. affect heavily</w:t>
      </w:r>
    </w:p>
    <w:p w:rsidR="00AF2852" w:rsidRDefault="00AF2852" w:rsidP="008D1D00">
      <w:pPr>
        <w:tabs>
          <w:tab w:val="left" w:pos="360"/>
        </w:tabs>
        <w:spacing w:after="0" w:line="288" w:lineRule="auto"/>
        <w:rPr>
          <w:sz w:val="28"/>
          <w:szCs w:val="28"/>
        </w:rPr>
      </w:pPr>
      <w:r>
        <w:rPr>
          <w:b/>
          <w:color w:val="0000FF"/>
          <w:sz w:val="28"/>
          <w:szCs w:val="28"/>
        </w:rPr>
        <w:t>16</w:t>
      </w:r>
      <w:r>
        <w:rPr>
          <w:sz w:val="28"/>
          <w:szCs w:val="28"/>
        </w:rPr>
        <w:t>.</w:t>
      </w:r>
      <w:r>
        <w:rPr>
          <w:sz w:val="28"/>
          <w:szCs w:val="28"/>
        </w:rPr>
        <w:tab/>
        <w:t>Mai studies Maths a little bit</w:t>
      </w:r>
      <w:r>
        <w:rPr>
          <w:sz w:val="28"/>
          <w:szCs w:val="28"/>
          <w:u w:val="single"/>
        </w:rPr>
        <w:tab/>
      </w:r>
      <w:r>
        <w:rPr>
          <w:sz w:val="28"/>
          <w:szCs w:val="28"/>
          <w:u w:val="single"/>
        </w:rPr>
        <w:tab/>
      </w:r>
      <w:r>
        <w:rPr>
          <w:sz w:val="28"/>
          <w:szCs w:val="28"/>
        </w:rPr>
        <w:t>.</w:t>
      </w:r>
    </w:p>
    <w:p w:rsidR="00AF2852" w:rsidRDefault="00AF2852" w:rsidP="008D1D00">
      <w:pPr>
        <w:tabs>
          <w:tab w:val="left" w:pos="360"/>
          <w:tab w:val="left" w:pos="2835"/>
          <w:tab w:val="left" w:pos="5103"/>
          <w:tab w:val="left" w:pos="6840"/>
        </w:tabs>
        <w:spacing w:after="0" w:line="288" w:lineRule="auto"/>
        <w:rPr>
          <w:sz w:val="28"/>
          <w:szCs w:val="28"/>
        </w:rPr>
      </w:pPr>
      <w:r>
        <w:rPr>
          <w:sz w:val="28"/>
          <w:szCs w:val="28"/>
        </w:rPr>
        <w:tab/>
      </w:r>
      <w:r>
        <w:rPr>
          <w:b/>
          <w:color w:val="0000FF"/>
          <w:sz w:val="28"/>
          <w:szCs w:val="28"/>
        </w:rPr>
        <w:t>A</w:t>
      </w:r>
      <w:r>
        <w:rPr>
          <w:sz w:val="28"/>
          <w:szCs w:val="28"/>
        </w:rPr>
        <w:t>.</w:t>
      </w:r>
      <w:r w:rsidR="00452B7F">
        <w:rPr>
          <w:sz w:val="28"/>
          <w:szCs w:val="28"/>
        </w:rPr>
        <w:t xml:space="preserve"> </w:t>
      </w:r>
      <w:r>
        <w:rPr>
          <w:sz w:val="28"/>
          <w:szCs w:val="28"/>
        </w:rPr>
        <w:t>bad</w:t>
      </w:r>
      <w:r>
        <w:rPr>
          <w:sz w:val="28"/>
          <w:szCs w:val="28"/>
        </w:rPr>
        <w:tab/>
      </w:r>
      <w:r>
        <w:rPr>
          <w:b/>
          <w:color w:val="0000FF"/>
          <w:sz w:val="28"/>
          <w:szCs w:val="28"/>
        </w:rPr>
        <w:t>B</w:t>
      </w:r>
      <w:r>
        <w:rPr>
          <w:sz w:val="28"/>
          <w:szCs w:val="28"/>
        </w:rPr>
        <w:t>. badly</w:t>
      </w:r>
      <w:r>
        <w:rPr>
          <w:sz w:val="28"/>
          <w:szCs w:val="28"/>
        </w:rPr>
        <w:tab/>
      </w:r>
      <w:r>
        <w:rPr>
          <w:b/>
          <w:color w:val="0000FF"/>
          <w:sz w:val="28"/>
          <w:szCs w:val="28"/>
        </w:rPr>
        <w:t>C</w:t>
      </w:r>
      <w:r>
        <w:rPr>
          <w:sz w:val="28"/>
          <w:szCs w:val="28"/>
        </w:rPr>
        <w:t>.</w:t>
      </w:r>
      <w:r w:rsidR="00452B7F">
        <w:rPr>
          <w:sz w:val="28"/>
          <w:szCs w:val="28"/>
        </w:rPr>
        <w:t xml:space="preserve"> </w:t>
      </w:r>
      <w:r>
        <w:rPr>
          <w:sz w:val="28"/>
          <w:szCs w:val="28"/>
        </w:rPr>
        <w:t>good</w:t>
      </w:r>
      <w:r>
        <w:rPr>
          <w:sz w:val="28"/>
          <w:szCs w:val="28"/>
        </w:rPr>
        <w:tab/>
      </w:r>
      <w:r>
        <w:rPr>
          <w:sz w:val="28"/>
          <w:szCs w:val="28"/>
        </w:rPr>
        <w:tab/>
      </w:r>
      <w:r>
        <w:rPr>
          <w:b/>
          <w:color w:val="0000FF"/>
          <w:sz w:val="28"/>
          <w:szCs w:val="28"/>
        </w:rPr>
        <w:t>D</w:t>
      </w:r>
      <w:r>
        <w:rPr>
          <w:sz w:val="28"/>
          <w:szCs w:val="28"/>
        </w:rPr>
        <w:t>.</w:t>
      </w:r>
      <w:r w:rsidR="00452B7F">
        <w:rPr>
          <w:sz w:val="28"/>
          <w:szCs w:val="28"/>
        </w:rPr>
        <w:t xml:space="preserve"> </w:t>
      </w:r>
      <w:r>
        <w:rPr>
          <w:sz w:val="28"/>
          <w:szCs w:val="28"/>
        </w:rPr>
        <w:t>smartly</w:t>
      </w:r>
    </w:p>
    <w:p w:rsidR="00AF2852" w:rsidRDefault="00AF2852" w:rsidP="008D1D00">
      <w:pPr>
        <w:tabs>
          <w:tab w:val="left" w:pos="360"/>
          <w:tab w:val="left" w:pos="2835"/>
          <w:tab w:val="left" w:pos="5103"/>
        </w:tabs>
        <w:spacing w:after="0" w:line="288" w:lineRule="auto"/>
        <w:rPr>
          <w:sz w:val="28"/>
          <w:szCs w:val="28"/>
        </w:rPr>
      </w:pPr>
      <w:r>
        <w:rPr>
          <w:b/>
          <w:color w:val="0000FF"/>
          <w:sz w:val="28"/>
          <w:szCs w:val="28"/>
        </w:rPr>
        <w:t>17</w:t>
      </w:r>
      <w:r>
        <w:rPr>
          <w:sz w:val="28"/>
          <w:szCs w:val="28"/>
        </w:rPr>
        <w:t>.</w:t>
      </w:r>
      <w:r>
        <w:rPr>
          <w:sz w:val="28"/>
          <w:szCs w:val="28"/>
        </w:rPr>
        <w:tab/>
        <w:t>During the festival, they fly many</w:t>
      </w:r>
      <w:r>
        <w:rPr>
          <w:sz w:val="28"/>
          <w:szCs w:val="28"/>
          <w:u w:val="single"/>
        </w:rPr>
        <w:tab/>
      </w:r>
      <w:r>
        <w:rPr>
          <w:sz w:val="28"/>
          <w:szCs w:val="28"/>
          <w:u w:val="single"/>
        </w:rPr>
        <w:tab/>
      </w:r>
      <w:r>
        <w:rPr>
          <w:sz w:val="28"/>
          <w:szCs w:val="28"/>
        </w:rPr>
        <w:t>kites in different shapes and sizes.</w:t>
      </w:r>
    </w:p>
    <w:p w:rsidR="00AF2852" w:rsidRDefault="00AF2852" w:rsidP="008D1D00">
      <w:pPr>
        <w:tabs>
          <w:tab w:val="left" w:pos="360"/>
          <w:tab w:val="left" w:pos="2835"/>
          <w:tab w:val="left" w:pos="5103"/>
          <w:tab w:val="left" w:pos="6840"/>
        </w:tabs>
        <w:spacing w:after="0" w:line="288" w:lineRule="auto"/>
        <w:rPr>
          <w:sz w:val="28"/>
          <w:szCs w:val="28"/>
        </w:rPr>
      </w:pPr>
      <w:r>
        <w:rPr>
          <w:sz w:val="28"/>
          <w:szCs w:val="28"/>
        </w:rPr>
        <w:tab/>
      </w:r>
      <w:r>
        <w:rPr>
          <w:b/>
          <w:color w:val="0000FF"/>
          <w:sz w:val="28"/>
          <w:szCs w:val="28"/>
        </w:rPr>
        <w:t>A</w:t>
      </w:r>
      <w:r>
        <w:rPr>
          <w:sz w:val="28"/>
          <w:szCs w:val="28"/>
        </w:rPr>
        <w:t>.</w:t>
      </w:r>
      <w:r w:rsidR="00452B7F">
        <w:rPr>
          <w:sz w:val="28"/>
          <w:szCs w:val="28"/>
        </w:rPr>
        <w:t xml:space="preserve"> </w:t>
      </w:r>
      <w:r>
        <w:rPr>
          <w:sz w:val="28"/>
          <w:szCs w:val="28"/>
        </w:rPr>
        <w:t>colour</w:t>
      </w:r>
      <w:r>
        <w:rPr>
          <w:sz w:val="28"/>
          <w:szCs w:val="28"/>
        </w:rPr>
        <w:tab/>
      </w:r>
      <w:r>
        <w:rPr>
          <w:b/>
          <w:color w:val="0000FF"/>
          <w:sz w:val="28"/>
          <w:szCs w:val="28"/>
        </w:rPr>
        <w:t>B</w:t>
      </w:r>
      <w:r>
        <w:rPr>
          <w:sz w:val="28"/>
          <w:szCs w:val="28"/>
        </w:rPr>
        <w:t>. colourless</w:t>
      </w:r>
      <w:r>
        <w:rPr>
          <w:sz w:val="28"/>
          <w:szCs w:val="28"/>
        </w:rPr>
        <w:tab/>
      </w:r>
      <w:r>
        <w:rPr>
          <w:b/>
          <w:color w:val="0000FF"/>
          <w:sz w:val="28"/>
          <w:szCs w:val="28"/>
        </w:rPr>
        <w:t>C</w:t>
      </w:r>
      <w:r>
        <w:rPr>
          <w:sz w:val="28"/>
          <w:szCs w:val="28"/>
        </w:rPr>
        <w:t xml:space="preserve">. </w:t>
      </w:r>
      <w:r w:rsidR="00452B7F">
        <w:rPr>
          <w:sz w:val="28"/>
          <w:szCs w:val="28"/>
        </w:rPr>
        <w:t xml:space="preserve"> </w:t>
      </w:r>
      <w:r>
        <w:rPr>
          <w:sz w:val="28"/>
          <w:szCs w:val="28"/>
        </w:rPr>
        <w:t>colourful</w:t>
      </w:r>
      <w:r>
        <w:rPr>
          <w:sz w:val="28"/>
          <w:szCs w:val="28"/>
        </w:rPr>
        <w:tab/>
      </w:r>
      <w:r>
        <w:rPr>
          <w:sz w:val="28"/>
          <w:szCs w:val="28"/>
        </w:rPr>
        <w:tab/>
      </w:r>
      <w:r>
        <w:rPr>
          <w:b/>
          <w:color w:val="0000FF"/>
          <w:sz w:val="28"/>
          <w:szCs w:val="28"/>
        </w:rPr>
        <w:t>D.</w:t>
      </w:r>
      <w:r w:rsidR="00452B7F">
        <w:rPr>
          <w:b/>
          <w:color w:val="0000FF"/>
          <w:sz w:val="28"/>
          <w:szCs w:val="28"/>
        </w:rPr>
        <w:t xml:space="preserve"> </w:t>
      </w:r>
      <w:r>
        <w:rPr>
          <w:sz w:val="28"/>
          <w:szCs w:val="28"/>
        </w:rPr>
        <w:t>colouring</w:t>
      </w:r>
    </w:p>
    <w:p w:rsidR="00AF2852" w:rsidRDefault="00AF2852" w:rsidP="008D1D00">
      <w:pPr>
        <w:tabs>
          <w:tab w:val="left" w:pos="360"/>
          <w:tab w:val="left" w:pos="2835"/>
          <w:tab w:val="left" w:pos="5103"/>
        </w:tabs>
        <w:spacing w:after="0" w:line="288" w:lineRule="auto"/>
        <w:rPr>
          <w:sz w:val="28"/>
          <w:szCs w:val="28"/>
        </w:rPr>
      </w:pPr>
      <w:r>
        <w:rPr>
          <w:b/>
          <w:color w:val="0000FF"/>
          <w:sz w:val="28"/>
          <w:szCs w:val="28"/>
        </w:rPr>
        <w:t>18</w:t>
      </w:r>
      <w:r>
        <w:rPr>
          <w:sz w:val="28"/>
          <w:szCs w:val="28"/>
        </w:rPr>
        <w:t>.</w:t>
      </w:r>
      <w:r>
        <w:rPr>
          <w:sz w:val="28"/>
          <w:szCs w:val="28"/>
        </w:rPr>
        <w:tab/>
        <w:t>An old woman was</w:t>
      </w:r>
      <w:r>
        <w:rPr>
          <w:sz w:val="28"/>
          <w:szCs w:val="28"/>
          <w:u w:val="single"/>
        </w:rPr>
        <w:tab/>
      </w:r>
      <w:r>
        <w:rPr>
          <w:sz w:val="28"/>
          <w:szCs w:val="28"/>
          <w:u w:val="single"/>
        </w:rPr>
        <w:tab/>
      </w:r>
      <w:r>
        <w:rPr>
          <w:sz w:val="28"/>
          <w:szCs w:val="28"/>
        </w:rPr>
        <w:t>the goats up the mountainside.</w:t>
      </w:r>
    </w:p>
    <w:p w:rsidR="00AF2852" w:rsidRDefault="00AF2852" w:rsidP="008D1D00">
      <w:pPr>
        <w:tabs>
          <w:tab w:val="left" w:pos="360"/>
          <w:tab w:val="left" w:pos="2835"/>
          <w:tab w:val="left" w:pos="5103"/>
          <w:tab w:val="left" w:pos="6840"/>
        </w:tabs>
        <w:spacing w:after="0" w:line="288" w:lineRule="auto"/>
        <w:rPr>
          <w:sz w:val="28"/>
          <w:szCs w:val="28"/>
        </w:rPr>
      </w:pPr>
      <w:r>
        <w:rPr>
          <w:sz w:val="28"/>
          <w:szCs w:val="28"/>
        </w:rPr>
        <w:tab/>
      </w:r>
      <w:r>
        <w:rPr>
          <w:b/>
          <w:color w:val="0000FF"/>
          <w:sz w:val="28"/>
          <w:szCs w:val="28"/>
        </w:rPr>
        <w:t>A</w:t>
      </w:r>
      <w:r>
        <w:rPr>
          <w:sz w:val="28"/>
          <w:szCs w:val="28"/>
        </w:rPr>
        <w:t>.</w:t>
      </w:r>
      <w:r w:rsidR="00452B7F">
        <w:rPr>
          <w:sz w:val="28"/>
          <w:szCs w:val="28"/>
        </w:rPr>
        <w:t xml:space="preserve"> </w:t>
      </w:r>
      <w:r>
        <w:rPr>
          <w:sz w:val="28"/>
          <w:szCs w:val="28"/>
        </w:rPr>
        <w:t>riding</w:t>
      </w:r>
      <w:r>
        <w:rPr>
          <w:sz w:val="28"/>
          <w:szCs w:val="28"/>
        </w:rPr>
        <w:tab/>
      </w:r>
      <w:r>
        <w:rPr>
          <w:b/>
          <w:color w:val="0000FF"/>
          <w:sz w:val="28"/>
          <w:szCs w:val="28"/>
        </w:rPr>
        <w:t>B</w:t>
      </w:r>
      <w:r>
        <w:rPr>
          <w:sz w:val="28"/>
          <w:szCs w:val="28"/>
        </w:rPr>
        <w:t>. taking</w:t>
      </w:r>
      <w:r>
        <w:rPr>
          <w:sz w:val="28"/>
          <w:szCs w:val="28"/>
        </w:rPr>
        <w:tab/>
      </w:r>
      <w:r>
        <w:rPr>
          <w:b/>
          <w:color w:val="0000FF"/>
          <w:sz w:val="28"/>
          <w:szCs w:val="28"/>
        </w:rPr>
        <w:t>C</w:t>
      </w:r>
      <w:r>
        <w:rPr>
          <w:sz w:val="28"/>
          <w:szCs w:val="28"/>
        </w:rPr>
        <w:t>.herding</w:t>
      </w:r>
      <w:r>
        <w:rPr>
          <w:sz w:val="28"/>
          <w:szCs w:val="28"/>
        </w:rPr>
        <w:tab/>
      </w:r>
      <w:r>
        <w:rPr>
          <w:sz w:val="28"/>
          <w:szCs w:val="28"/>
        </w:rPr>
        <w:tab/>
      </w:r>
      <w:r>
        <w:rPr>
          <w:b/>
          <w:color w:val="0000FF"/>
          <w:sz w:val="28"/>
          <w:szCs w:val="28"/>
        </w:rPr>
        <w:t>D</w:t>
      </w:r>
      <w:r>
        <w:rPr>
          <w:sz w:val="28"/>
          <w:szCs w:val="28"/>
        </w:rPr>
        <w:t>. running</w:t>
      </w:r>
    </w:p>
    <w:p w:rsidR="00AF2852" w:rsidRDefault="00AF2852" w:rsidP="008D1D00">
      <w:pPr>
        <w:tabs>
          <w:tab w:val="left" w:pos="360"/>
          <w:tab w:val="left" w:pos="2835"/>
          <w:tab w:val="left" w:pos="5103"/>
        </w:tabs>
        <w:spacing w:after="0" w:line="288" w:lineRule="auto"/>
        <w:rPr>
          <w:sz w:val="28"/>
          <w:szCs w:val="28"/>
        </w:rPr>
      </w:pPr>
      <w:r>
        <w:rPr>
          <w:b/>
          <w:color w:val="0000FF"/>
          <w:sz w:val="28"/>
          <w:szCs w:val="28"/>
        </w:rPr>
        <w:t>19</w:t>
      </w:r>
      <w:r>
        <w:rPr>
          <w:sz w:val="28"/>
          <w:szCs w:val="28"/>
        </w:rPr>
        <w:t>. ________is the festival celebrated? – Every year.</w:t>
      </w:r>
    </w:p>
    <w:p w:rsidR="00AF2852" w:rsidRDefault="00AF2852" w:rsidP="008D1D00">
      <w:pPr>
        <w:tabs>
          <w:tab w:val="left" w:pos="360"/>
          <w:tab w:val="left" w:pos="2835"/>
          <w:tab w:val="left" w:pos="5103"/>
          <w:tab w:val="left" w:pos="6840"/>
        </w:tabs>
        <w:spacing w:after="0" w:line="288" w:lineRule="auto"/>
        <w:rPr>
          <w:sz w:val="28"/>
          <w:szCs w:val="28"/>
        </w:rPr>
      </w:pPr>
      <w:r>
        <w:rPr>
          <w:sz w:val="28"/>
          <w:szCs w:val="28"/>
        </w:rPr>
        <w:tab/>
      </w:r>
      <w:r>
        <w:rPr>
          <w:b/>
          <w:color w:val="0000FF"/>
          <w:sz w:val="28"/>
          <w:szCs w:val="28"/>
        </w:rPr>
        <w:t>A</w:t>
      </w:r>
      <w:r>
        <w:rPr>
          <w:sz w:val="28"/>
          <w:szCs w:val="28"/>
        </w:rPr>
        <w:t>.</w:t>
      </w:r>
      <w:r w:rsidR="00452B7F">
        <w:rPr>
          <w:sz w:val="28"/>
          <w:szCs w:val="28"/>
        </w:rPr>
        <w:t xml:space="preserve"> </w:t>
      </w:r>
      <w:r>
        <w:rPr>
          <w:sz w:val="28"/>
          <w:szCs w:val="28"/>
        </w:rPr>
        <w:t>When</w:t>
      </w:r>
      <w:r>
        <w:rPr>
          <w:sz w:val="28"/>
          <w:szCs w:val="28"/>
        </w:rPr>
        <w:tab/>
      </w:r>
      <w:r>
        <w:rPr>
          <w:b/>
          <w:color w:val="0000FF"/>
          <w:sz w:val="28"/>
          <w:szCs w:val="28"/>
        </w:rPr>
        <w:t>B</w:t>
      </w:r>
      <w:r>
        <w:rPr>
          <w:sz w:val="28"/>
          <w:szCs w:val="28"/>
        </w:rPr>
        <w:t>. How often</w:t>
      </w:r>
      <w:r>
        <w:rPr>
          <w:sz w:val="28"/>
          <w:szCs w:val="28"/>
        </w:rPr>
        <w:tab/>
      </w:r>
      <w:r>
        <w:rPr>
          <w:b/>
          <w:color w:val="0000FF"/>
          <w:sz w:val="28"/>
          <w:szCs w:val="28"/>
        </w:rPr>
        <w:t>C</w:t>
      </w:r>
      <w:r>
        <w:rPr>
          <w:sz w:val="28"/>
          <w:szCs w:val="28"/>
        </w:rPr>
        <w:t>. How</w:t>
      </w:r>
      <w:r>
        <w:rPr>
          <w:sz w:val="28"/>
          <w:szCs w:val="28"/>
        </w:rPr>
        <w:tab/>
      </w:r>
      <w:r>
        <w:rPr>
          <w:sz w:val="28"/>
          <w:szCs w:val="28"/>
        </w:rPr>
        <w:tab/>
      </w:r>
      <w:r>
        <w:rPr>
          <w:b/>
          <w:color w:val="0000FF"/>
          <w:sz w:val="28"/>
          <w:szCs w:val="28"/>
        </w:rPr>
        <w:t>D</w:t>
      </w:r>
      <w:r>
        <w:rPr>
          <w:sz w:val="28"/>
          <w:szCs w:val="28"/>
        </w:rPr>
        <w:t>. What</w:t>
      </w:r>
    </w:p>
    <w:p w:rsidR="00AF2852" w:rsidRDefault="00AF2852" w:rsidP="008D1D00">
      <w:pPr>
        <w:tabs>
          <w:tab w:val="left" w:pos="360"/>
          <w:tab w:val="left" w:pos="2835"/>
          <w:tab w:val="left" w:pos="5103"/>
        </w:tabs>
        <w:spacing w:after="0" w:line="288" w:lineRule="auto"/>
        <w:rPr>
          <w:sz w:val="28"/>
          <w:szCs w:val="28"/>
        </w:rPr>
      </w:pPr>
      <w:r>
        <w:rPr>
          <w:b/>
          <w:color w:val="0000FF"/>
          <w:sz w:val="28"/>
          <w:szCs w:val="28"/>
        </w:rPr>
        <w:t>20</w:t>
      </w:r>
      <w:r>
        <w:rPr>
          <w:sz w:val="28"/>
          <w:szCs w:val="28"/>
        </w:rPr>
        <w:t>.</w:t>
      </w:r>
      <w:r>
        <w:rPr>
          <w:sz w:val="28"/>
          <w:szCs w:val="28"/>
        </w:rPr>
        <w:tab/>
        <w:t>There are no high buildings to block</w:t>
      </w:r>
      <w:r>
        <w:rPr>
          <w:sz w:val="28"/>
          <w:szCs w:val="28"/>
          <w:u w:val="single"/>
        </w:rPr>
        <w:tab/>
      </w:r>
      <w:r>
        <w:rPr>
          <w:sz w:val="28"/>
          <w:szCs w:val="28"/>
          <w:u w:val="single"/>
        </w:rPr>
        <w:tab/>
      </w:r>
      <w:r>
        <w:rPr>
          <w:sz w:val="28"/>
          <w:szCs w:val="28"/>
        </w:rPr>
        <w:t>in our village.</w:t>
      </w:r>
    </w:p>
    <w:p w:rsidR="00AF2852" w:rsidRDefault="00AF2852" w:rsidP="008D1D00">
      <w:pPr>
        <w:tabs>
          <w:tab w:val="left" w:pos="360"/>
          <w:tab w:val="left" w:pos="2835"/>
          <w:tab w:val="left" w:pos="5103"/>
          <w:tab w:val="left" w:pos="6840"/>
        </w:tabs>
        <w:spacing w:after="0" w:line="288" w:lineRule="auto"/>
        <w:rPr>
          <w:sz w:val="28"/>
          <w:szCs w:val="28"/>
        </w:rPr>
      </w:pPr>
      <w:r>
        <w:rPr>
          <w:sz w:val="28"/>
          <w:szCs w:val="28"/>
        </w:rPr>
        <w:tab/>
      </w:r>
      <w:r>
        <w:rPr>
          <w:b/>
          <w:color w:val="0000FF"/>
          <w:sz w:val="28"/>
          <w:szCs w:val="28"/>
        </w:rPr>
        <w:t>A</w:t>
      </w:r>
      <w:r>
        <w:rPr>
          <w:sz w:val="28"/>
          <w:szCs w:val="28"/>
        </w:rPr>
        <w:t>.</w:t>
      </w:r>
      <w:r w:rsidR="00452B7F">
        <w:rPr>
          <w:sz w:val="28"/>
          <w:szCs w:val="28"/>
        </w:rPr>
        <w:t xml:space="preserve"> </w:t>
      </w:r>
      <w:r>
        <w:rPr>
          <w:sz w:val="28"/>
          <w:szCs w:val="28"/>
        </w:rPr>
        <w:t>view</w:t>
      </w:r>
      <w:r>
        <w:rPr>
          <w:sz w:val="28"/>
          <w:szCs w:val="28"/>
        </w:rPr>
        <w:tab/>
      </w:r>
      <w:r>
        <w:rPr>
          <w:b/>
          <w:color w:val="0000FF"/>
          <w:sz w:val="28"/>
          <w:szCs w:val="28"/>
        </w:rPr>
        <w:t>B</w:t>
      </w:r>
      <w:r>
        <w:rPr>
          <w:sz w:val="28"/>
          <w:szCs w:val="28"/>
        </w:rPr>
        <w:t>. a view</w:t>
      </w:r>
      <w:r>
        <w:rPr>
          <w:sz w:val="28"/>
          <w:szCs w:val="28"/>
        </w:rPr>
        <w:tab/>
      </w:r>
      <w:r>
        <w:rPr>
          <w:b/>
          <w:color w:val="0000FF"/>
          <w:sz w:val="28"/>
          <w:szCs w:val="28"/>
        </w:rPr>
        <w:t>C</w:t>
      </w:r>
      <w:r>
        <w:rPr>
          <w:sz w:val="28"/>
          <w:szCs w:val="28"/>
        </w:rPr>
        <w:t>. some view</w:t>
      </w:r>
      <w:r>
        <w:rPr>
          <w:sz w:val="28"/>
          <w:szCs w:val="28"/>
        </w:rPr>
        <w:tab/>
      </w:r>
      <w:r>
        <w:rPr>
          <w:sz w:val="28"/>
          <w:szCs w:val="28"/>
        </w:rPr>
        <w:tab/>
      </w:r>
      <w:r>
        <w:rPr>
          <w:b/>
          <w:color w:val="0000FF"/>
          <w:sz w:val="28"/>
          <w:szCs w:val="28"/>
        </w:rPr>
        <w:t>D</w:t>
      </w:r>
      <w:r>
        <w:rPr>
          <w:sz w:val="28"/>
          <w:szCs w:val="28"/>
        </w:rPr>
        <w:t>. the view</w:t>
      </w:r>
    </w:p>
    <w:p w:rsidR="00AF2852" w:rsidRDefault="00AF2852" w:rsidP="008D1D00">
      <w:pPr>
        <w:spacing w:after="0" w:line="288" w:lineRule="auto"/>
        <w:rPr>
          <w:sz w:val="28"/>
          <w:szCs w:val="28"/>
        </w:rPr>
      </w:pPr>
      <w:r>
        <w:rPr>
          <w:b/>
          <w:color w:val="0000FF"/>
          <w:sz w:val="28"/>
          <w:szCs w:val="28"/>
        </w:rPr>
        <w:t>21</w:t>
      </w:r>
      <w:r>
        <w:rPr>
          <w:sz w:val="28"/>
          <w:szCs w:val="28"/>
        </w:rPr>
        <w:t>. Nick would like to know something about the ______groups of Viet Nam when he visited the Museum of Ethnology.</w:t>
      </w:r>
    </w:p>
    <w:p w:rsidR="00AF2852" w:rsidRDefault="00AF2852" w:rsidP="008D1D00">
      <w:pPr>
        <w:spacing w:after="0" w:line="288" w:lineRule="auto"/>
        <w:ind w:left="426"/>
        <w:rPr>
          <w:sz w:val="28"/>
          <w:szCs w:val="28"/>
        </w:rPr>
      </w:pPr>
      <w:r>
        <w:rPr>
          <w:b/>
          <w:color w:val="0000FF"/>
          <w:sz w:val="28"/>
          <w:szCs w:val="28"/>
        </w:rPr>
        <w:t>A</w:t>
      </w:r>
      <w:r>
        <w:rPr>
          <w:sz w:val="28"/>
          <w:szCs w:val="28"/>
        </w:rPr>
        <w:t>. culture</w:t>
      </w:r>
      <w:r>
        <w:rPr>
          <w:sz w:val="28"/>
          <w:szCs w:val="28"/>
        </w:rPr>
        <w:tab/>
      </w:r>
      <w:r>
        <w:rPr>
          <w:sz w:val="28"/>
          <w:szCs w:val="28"/>
        </w:rPr>
        <w:tab/>
      </w:r>
      <w:r>
        <w:rPr>
          <w:sz w:val="28"/>
          <w:szCs w:val="28"/>
        </w:rPr>
        <w:tab/>
      </w:r>
      <w:r>
        <w:rPr>
          <w:b/>
          <w:color w:val="0000FF"/>
          <w:sz w:val="28"/>
          <w:szCs w:val="28"/>
        </w:rPr>
        <w:t>B</w:t>
      </w:r>
      <w:r>
        <w:rPr>
          <w:sz w:val="28"/>
          <w:szCs w:val="28"/>
        </w:rPr>
        <w:t>. cultural</w:t>
      </w:r>
      <w:r>
        <w:rPr>
          <w:sz w:val="28"/>
          <w:szCs w:val="28"/>
        </w:rPr>
        <w:tab/>
      </w:r>
      <w:r>
        <w:rPr>
          <w:sz w:val="28"/>
          <w:szCs w:val="28"/>
        </w:rPr>
        <w:tab/>
      </w:r>
      <w:r>
        <w:rPr>
          <w:b/>
          <w:color w:val="0000FF"/>
          <w:sz w:val="28"/>
          <w:szCs w:val="28"/>
        </w:rPr>
        <w:t>C</w:t>
      </w:r>
      <w:r>
        <w:rPr>
          <w:sz w:val="28"/>
          <w:szCs w:val="28"/>
        </w:rPr>
        <w:t>. cultured</w:t>
      </w:r>
      <w:r>
        <w:rPr>
          <w:sz w:val="28"/>
          <w:szCs w:val="28"/>
        </w:rPr>
        <w:tab/>
      </w:r>
      <w:r>
        <w:rPr>
          <w:sz w:val="28"/>
          <w:szCs w:val="28"/>
        </w:rPr>
        <w:tab/>
      </w:r>
      <w:r>
        <w:rPr>
          <w:b/>
          <w:color w:val="0000FF"/>
          <w:sz w:val="28"/>
          <w:szCs w:val="28"/>
        </w:rPr>
        <w:t>D</w:t>
      </w:r>
      <w:r>
        <w:rPr>
          <w:sz w:val="28"/>
          <w:szCs w:val="28"/>
        </w:rPr>
        <w:t>. culturology</w:t>
      </w:r>
    </w:p>
    <w:p w:rsidR="00AF2852" w:rsidRDefault="00AF2852" w:rsidP="008D1D00">
      <w:pPr>
        <w:spacing w:after="0" w:line="288" w:lineRule="auto"/>
        <w:rPr>
          <w:sz w:val="28"/>
          <w:szCs w:val="28"/>
        </w:rPr>
      </w:pPr>
      <w:r>
        <w:rPr>
          <w:b/>
          <w:color w:val="0000FF"/>
          <w:sz w:val="28"/>
          <w:szCs w:val="28"/>
        </w:rPr>
        <w:t>22</w:t>
      </w:r>
      <w:r>
        <w:rPr>
          <w:sz w:val="28"/>
          <w:szCs w:val="28"/>
        </w:rPr>
        <w:t>. He is surprised…….that there are 54 ethnic groups in our country.</w:t>
      </w:r>
    </w:p>
    <w:p w:rsidR="00AF2852" w:rsidRDefault="00AF2852" w:rsidP="008D1D00">
      <w:pPr>
        <w:spacing w:after="0" w:line="288" w:lineRule="auto"/>
        <w:ind w:left="426"/>
        <w:rPr>
          <w:sz w:val="28"/>
          <w:szCs w:val="28"/>
        </w:rPr>
      </w:pPr>
      <w:r>
        <w:rPr>
          <w:b/>
          <w:color w:val="0000FF"/>
          <w:sz w:val="28"/>
          <w:szCs w:val="28"/>
        </w:rPr>
        <w:t>A</w:t>
      </w:r>
      <w:r>
        <w:rPr>
          <w:sz w:val="28"/>
          <w:szCs w:val="28"/>
        </w:rPr>
        <w:t>. to understand</w:t>
      </w:r>
      <w:r>
        <w:rPr>
          <w:sz w:val="28"/>
          <w:szCs w:val="28"/>
        </w:rPr>
        <w:tab/>
      </w:r>
      <w:r>
        <w:rPr>
          <w:b/>
          <w:color w:val="0000FF"/>
          <w:sz w:val="28"/>
          <w:szCs w:val="28"/>
        </w:rPr>
        <w:t>B</w:t>
      </w:r>
      <w:r>
        <w:rPr>
          <w:sz w:val="28"/>
          <w:szCs w:val="28"/>
        </w:rPr>
        <w:t>. to study</w:t>
      </w:r>
      <w:r>
        <w:rPr>
          <w:sz w:val="28"/>
          <w:szCs w:val="28"/>
        </w:rPr>
        <w:tab/>
      </w:r>
      <w:r>
        <w:rPr>
          <w:sz w:val="28"/>
          <w:szCs w:val="28"/>
        </w:rPr>
        <w:tab/>
      </w:r>
      <w:r>
        <w:rPr>
          <w:b/>
          <w:color w:val="0000FF"/>
          <w:sz w:val="28"/>
          <w:szCs w:val="28"/>
        </w:rPr>
        <w:t xml:space="preserve">C. </w:t>
      </w:r>
      <w:r>
        <w:rPr>
          <w:sz w:val="28"/>
          <w:szCs w:val="28"/>
        </w:rPr>
        <w:t>to know</w:t>
      </w:r>
      <w:r>
        <w:rPr>
          <w:sz w:val="28"/>
          <w:szCs w:val="28"/>
        </w:rPr>
        <w:tab/>
      </w:r>
      <w:r>
        <w:rPr>
          <w:sz w:val="28"/>
          <w:szCs w:val="28"/>
        </w:rPr>
        <w:tab/>
      </w:r>
      <w:r>
        <w:rPr>
          <w:b/>
          <w:color w:val="0000FF"/>
          <w:sz w:val="28"/>
          <w:szCs w:val="28"/>
        </w:rPr>
        <w:t>D</w:t>
      </w:r>
      <w:r>
        <w:rPr>
          <w:sz w:val="28"/>
          <w:szCs w:val="28"/>
        </w:rPr>
        <w:t>. find</w:t>
      </w:r>
    </w:p>
    <w:p w:rsidR="00AF2852" w:rsidRDefault="00AF2852" w:rsidP="008D1D00">
      <w:pPr>
        <w:spacing w:after="0" w:line="288" w:lineRule="auto"/>
        <w:jc w:val="both"/>
        <w:rPr>
          <w:sz w:val="28"/>
          <w:szCs w:val="28"/>
        </w:rPr>
      </w:pPr>
      <w:r>
        <w:rPr>
          <w:b/>
          <w:color w:val="0000FF"/>
          <w:sz w:val="28"/>
          <w:szCs w:val="28"/>
        </w:rPr>
        <w:t>23</w:t>
      </w:r>
      <w:r w:rsidR="00452B7F">
        <w:rPr>
          <w:sz w:val="28"/>
          <w:szCs w:val="28"/>
        </w:rPr>
        <w:t xml:space="preserve">. The Viet (or Kinh) have_____ </w:t>
      </w:r>
      <w:r>
        <w:rPr>
          <w:sz w:val="28"/>
          <w:szCs w:val="28"/>
        </w:rPr>
        <w:t>number of people, accounting for about 86% of the population.</w:t>
      </w:r>
    </w:p>
    <w:p w:rsidR="00AF2852" w:rsidRDefault="00AF2852" w:rsidP="008D1D00">
      <w:pPr>
        <w:spacing w:after="0" w:line="288" w:lineRule="auto"/>
        <w:ind w:left="426"/>
        <w:rPr>
          <w:sz w:val="28"/>
          <w:szCs w:val="28"/>
        </w:rPr>
      </w:pPr>
      <w:r>
        <w:rPr>
          <w:b/>
          <w:color w:val="0000FF"/>
          <w:sz w:val="28"/>
          <w:szCs w:val="28"/>
        </w:rPr>
        <w:t>A</w:t>
      </w:r>
      <w:r>
        <w:rPr>
          <w:sz w:val="28"/>
          <w:szCs w:val="28"/>
        </w:rPr>
        <w:t>. large</w:t>
      </w:r>
      <w:r>
        <w:rPr>
          <w:sz w:val="28"/>
          <w:szCs w:val="28"/>
        </w:rPr>
        <w:tab/>
      </w:r>
      <w:r>
        <w:rPr>
          <w:sz w:val="28"/>
          <w:szCs w:val="28"/>
        </w:rPr>
        <w:tab/>
      </w:r>
      <w:r>
        <w:rPr>
          <w:sz w:val="28"/>
          <w:szCs w:val="28"/>
        </w:rPr>
        <w:tab/>
      </w:r>
      <w:r>
        <w:rPr>
          <w:b/>
          <w:color w:val="0000FF"/>
          <w:sz w:val="28"/>
          <w:szCs w:val="28"/>
        </w:rPr>
        <w:t>B</w:t>
      </w:r>
      <w:r>
        <w:rPr>
          <w:sz w:val="28"/>
          <w:szCs w:val="28"/>
        </w:rPr>
        <w:t>. the large</w:t>
      </w:r>
      <w:r>
        <w:rPr>
          <w:sz w:val="28"/>
          <w:szCs w:val="28"/>
        </w:rPr>
        <w:tab/>
      </w:r>
      <w:r>
        <w:rPr>
          <w:sz w:val="28"/>
          <w:szCs w:val="28"/>
        </w:rPr>
        <w:tab/>
      </w:r>
      <w:r>
        <w:rPr>
          <w:b/>
          <w:color w:val="0000FF"/>
          <w:sz w:val="28"/>
          <w:szCs w:val="28"/>
        </w:rPr>
        <w:t>C</w:t>
      </w:r>
      <w:r>
        <w:rPr>
          <w:sz w:val="28"/>
          <w:szCs w:val="28"/>
        </w:rPr>
        <w:t>. the largest</w:t>
      </w:r>
      <w:r>
        <w:rPr>
          <w:sz w:val="28"/>
          <w:szCs w:val="28"/>
        </w:rPr>
        <w:tab/>
      </w:r>
      <w:r>
        <w:rPr>
          <w:sz w:val="28"/>
          <w:szCs w:val="28"/>
        </w:rPr>
        <w:tab/>
      </w:r>
      <w:r>
        <w:rPr>
          <w:b/>
          <w:color w:val="0000FF"/>
          <w:sz w:val="28"/>
          <w:szCs w:val="28"/>
        </w:rPr>
        <w:t>D</w:t>
      </w:r>
      <w:r>
        <w:rPr>
          <w:sz w:val="28"/>
          <w:szCs w:val="28"/>
        </w:rPr>
        <w:t>. larger</w:t>
      </w:r>
    </w:p>
    <w:p w:rsidR="00AF2852" w:rsidRDefault="00AF2852" w:rsidP="008D1D00">
      <w:pPr>
        <w:spacing w:after="0" w:line="288" w:lineRule="auto"/>
        <w:rPr>
          <w:sz w:val="28"/>
          <w:szCs w:val="28"/>
        </w:rPr>
      </w:pPr>
      <w:r>
        <w:rPr>
          <w:b/>
          <w:color w:val="0000FF"/>
          <w:sz w:val="28"/>
          <w:szCs w:val="28"/>
        </w:rPr>
        <w:t>24</w:t>
      </w:r>
      <w:r>
        <w:rPr>
          <w:sz w:val="28"/>
          <w:szCs w:val="28"/>
        </w:rPr>
        <w:t>. Nick was told that ethnic minority peoples have their own ways______</w:t>
      </w:r>
      <w:r w:rsidR="00452B7F">
        <w:rPr>
          <w:sz w:val="28"/>
          <w:szCs w:val="28"/>
        </w:rPr>
        <w:t xml:space="preserve"> </w:t>
      </w:r>
      <w:r>
        <w:rPr>
          <w:sz w:val="28"/>
          <w:szCs w:val="28"/>
        </w:rPr>
        <w:t>life and traditions.</w:t>
      </w:r>
    </w:p>
    <w:p w:rsidR="00AF2852" w:rsidRDefault="00AF2852" w:rsidP="008D1D00">
      <w:pPr>
        <w:spacing w:after="0" w:line="288" w:lineRule="auto"/>
        <w:ind w:left="426"/>
        <w:rPr>
          <w:sz w:val="28"/>
          <w:szCs w:val="28"/>
        </w:rPr>
      </w:pPr>
      <w:r>
        <w:rPr>
          <w:b/>
          <w:color w:val="0000FF"/>
          <w:sz w:val="28"/>
          <w:szCs w:val="28"/>
        </w:rPr>
        <w:t xml:space="preserve">A. </w:t>
      </w:r>
      <w:r>
        <w:rPr>
          <w:sz w:val="28"/>
          <w:szCs w:val="28"/>
        </w:rPr>
        <w:t>of</w:t>
      </w:r>
      <w:r>
        <w:rPr>
          <w:sz w:val="28"/>
          <w:szCs w:val="28"/>
        </w:rPr>
        <w:tab/>
      </w:r>
      <w:r>
        <w:rPr>
          <w:sz w:val="28"/>
          <w:szCs w:val="28"/>
        </w:rPr>
        <w:tab/>
      </w:r>
      <w:r>
        <w:rPr>
          <w:sz w:val="28"/>
          <w:szCs w:val="28"/>
        </w:rPr>
        <w:tab/>
      </w:r>
      <w:r>
        <w:rPr>
          <w:sz w:val="28"/>
          <w:szCs w:val="28"/>
        </w:rPr>
        <w:tab/>
      </w:r>
      <w:r>
        <w:rPr>
          <w:b/>
          <w:color w:val="0000FF"/>
          <w:sz w:val="28"/>
          <w:szCs w:val="28"/>
        </w:rPr>
        <w:t>B</w:t>
      </w:r>
      <w:r>
        <w:rPr>
          <w:color w:val="0000FF"/>
          <w:sz w:val="28"/>
          <w:szCs w:val="28"/>
        </w:rPr>
        <w:t xml:space="preserve">. </w:t>
      </w:r>
      <w:r>
        <w:rPr>
          <w:sz w:val="28"/>
          <w:szCs w:val="28"/>
        </w:rPr>
        <w:t>on</w:t>
      </w:r>
      <w:r>
        <w:rPr>
          <w:sz w:val="28"/>
          <w:szCs w:val="28"/>
        </w:rPr>
        <w:tab/>
      </w:r>
      <w:r>
        <w:rPr>
          <w:sz w:val="28"/>
          <w:szCs w:val="28"/>
        </w:rPr>
        <w:tab/>
      </w:r>
      <w:r>
        <w:rPr>
          <w:sz w:val="28"/>
          <w:szCs w:val="28"/>
        </w:rPr>
        <w:tab/>
      </w:r>
      <w:r>
        <w:rPr>
          <w:b/>
          <w:color w:val="0000FF"/>
          <w:sz w:val="28"/>
          <w:szCs w:val="28"/>
        </w:rPr>
        <w:t xml:space="preserve">C. </w:t>
      </w:r>
      <w:r>
        <w:rPr>
          <w:sz w:val="28"/>
          <w:szCs w:val="28"/>
        </w:rPr>
        <w:t>in</w:t>
      </w:r>
      <w:r>
        <w:rPr>
          <w:sz w:val="28"/>
          <w:szCs w:val="28"/>
        </w:rPr>
        <w:tab/>
      </w:r>
      <w:r>
        <w:rPr>
          <w:sz w:val="28"/>
          <w:szCs w:val="28"/>
        </w:rPr>
        <w:tab/>
      </w:r>
      <w:r>
        <w:rPr>
          <w:sz w:val="28"/>
          <w:szCs w:val="28"/>
        </w:rPr>
        <w:tab/>
      </w:r>
      <w:r>
        <w:rPr>
          <w:sz w:val="28"/>
          <w:szCs w:val="28"/>
        </w:rPr>
        <w:tab/>
      </w:r>
      <w:r>
        <w:rPr>
          <w:b/>
          <w:color w:val="0000FF"/>
          <w:sz w:val="28"/>
          <w:szCs w:val="28"/>
        </w:rPr>
        <w:t>D</w:t>
      </w:r>
      <w:r>
        <w:rPr>
          <w:sz w:val="28"/>
          <w:szCs w:val="28"/>
        </w:rPr>
        <w:t>. at</w:t>
      </w:r>
    </w:p>
    <w:p w:rsidR="00AF2852" w:rsidRDefault="00AF2852" w:rsidP="008D1D00">
      <w:pPr>
        <w:spacing w:after="0" w:line="288" w:lineRule="auto"/>
        <w:rPr>
          <w:sz w:val="28"/>
          <w:szCs w:val="28"/>
        </w:rPr>
      </w:pPr>
      <w:r>
        <w:rPr>
          <w:b/>
          <w:color w:val="0000FF"/>
          <w:sz w:val="28"/>
          <w:szCs w:val="28"/>
        </w:rPr>
        <w:t>25</w:t>
      </w:r>
      <w:r>
        <w:rPr>
          <w:sz w:val="28"/>
          <w:szCs w:val="28"/>
        </w:rPr>
        <w:t>. The terraced fie</w:t>
      </w:r>
      <w:r w:rsidR="00452B7F">
        <w:rPr>
          <w:sz w:val="28"/>
          <w:szCs w:val="28"/>
        </w:rPr>
        <w:t xml:space="preserve">lds of Sa Pa have entered______ </w:t>
      </w:r>
      <w:r>
        <w:rPr>
          <w:sz w:val="28"/>
          <w:szCs w:val="28"/>
        </w:rPr>
        <w:t>the Top 11 most beautiful terraces in the world according to Touropia.</w:t>
      </w:r>
    </w:p>
    <w:p w:rsidR="00AF2852" w:rsidRDefault="00AF2852" w:rsidP="008D1D00">
      <w:pPr>
        <w:spacing w:after="0" w:line="288" w:lineRule="auto"/>
        <w:ind w:left="426"/>
        <w:rPr>
          <w:sz w:val="28"/>
          <w:szCs w:val="28"/>
        </w:rPr>
      </w:pPr>
      <w:r>
        <w:rPr>
          <w:b/>
          <w:color w:val="0000FF"/>
          <w:sz w:val="28"/>
          <w:szCs w:val="28"/>
        </w:rPr>
        <w:t>A</w:t>
      </w:r>
      <w:r>
        <w:rPr>
          <w:sz w:val="28"/>
          <w:szCs w:val="28"/>
        </w:rPr>
        <w:t>. in</w:t>
      </w:r>
      <w:r>
        <w:rPr>
          <w:sz w:val="28"/>
          <w:szCs w:val="28"/>
        </w:rPr>
        <w:tab/>
      </w:r>
      <w:r>
        <w:rPr>
          <w:sz w:val="28"/>
          <w:szCs w:val="28"/>
        </w:rPr>
        <w:tab/>
      </w:r>
      <w:r>
        <w:rPr>
          <w:sz w:val="28"/>
          <w:szCs w:val="28"/>
        </w:rPr>
        <w:tab/>
      </w:r>
      <w:r>
        <w:rPr>
          <w:sz w:val="28"/>
          <w:szCs w:val="28"/>
        </w:rPr>
        <w:tab/>
      </w:r>
      <w:r>
        <w:rPr>
          <w:b/>
          <w:color w:val="0000FF"/>
          <w:sz w:val="28"/>
          <w:szCs w:val="28"/>
        </w:rPr>
        <w:t>B</w:t>
      </w:r>
      <w:r>
        <w:rPr>
          <w:sz w:val="28"/>
          <w:szCs w:val="28"/>
        </w:rPr>
        <w:t>. on</w:t>
      </w:r>
      <w:r>
        <w:rPr>
          <w:sz w:val="28"/>
          <w:szCs w:val="28"/>
        </w:rPr>
        <w:tab/>
      </w:r>
      <w:r>
        <w:rPr>
          <w:sz w:val="28"/>
          <w:szCs w:val="28"/>
        </w:rPr>
        <w:tab/>
      </w:r>
      <w:r>
        <w:rPr>
          <w:sz w:val="28"/>
          <w:szCs w:val="28"/>
        </w:rPr>
        <w:tab/>
      </w:r>
      <w:r>
        <w:rPr>
          <w:b/>
          <w:color w:val="0000FF"/>
          <w:sz w:val="28"/>
          <w:szCs w:val="28"/>
        </w:rPr>
        <w:t>C</w:t>
      </w:r>
      <w:r>
        <w:rPr>
          <w:sz w:val="28"/>
          <w:szCs w:val="28"/>
        </w:rPr>
        <w:t>. at</w:t>
      </w:r>
      <w:r>
        <w:rPr>
          <w:sz w:val="28"/>
          <w:szCs w:val="28"/>
        </w:rPr>
        <w:tab/>
      </w:r>
      <w:r>
        <w:rPr>
          <w:sz w:val="28"/>
          <w:szCs w:val="28"/>
        </w:rPr>
        <w:tab/>
      </w:r>
      <w:r>
        <w:rPr>
          <w:sz w:val="28"/>
          <w:szCs w:val="28"/>
        </w:rPr>
        <w:tab/>
      </w:r>
      <w:r>
        <w:rPr>
          <w:sz w:val="28"/>
          <w:szCs w:val="28"/>
        </w:rPr>
        <w:tab/>
      </w:r>
      <w:r>
        <w:rPr>
          <w:b/>
          <w:color w:val="0000FF"/>
          <w:sz w:val="28"/>
          <w:szCs w:val="28"/>
        </w:rPr>
        <w:t>D</w:t>
      </w:r>
      <w:r>
        <w:rPr>
          <w:sz w:val="28"/>
          <w:szCs w:val="28"/>
        </w:rPr>
        <w:t>. of</w:t>
      </w:r>
    </w:p>
    <w:p w:rsidR="00AF2852" w:rsidRDefault="00AF2852" w:rsidP="008D1D00">
      <w:pPr>
        <w:spacing w:after="0" w:line="288" w:lineRule="auto"/>
        <w:rPr>
          <w:sz w:val="28"/>
          <w:szCs w:val="28"/>
        </w:rPr>
      </w:pPr>
      <w:r>
        <w:rPr>
          <w:b/>
          <w:color w:val="0000FF"/>
          <w:sz w:val="28"/>
          <w:szCs w:val="28"/>
        </w:rPr>
        <w:t xml:space="preserve">26. </w:t>
      </w:r>
      <w:r>
        <w:rPr>
          <w:sz w:val="28"/>
          <w:szCs w:val="28"/>
        </w:rPr>
        <w:t>Gathering and hunting still play an important role in the _____.of the Laha.</w:t>
      </w:r>
    </w:p>
    <w:p w:rsidR="00AF2852" w:rsidRDefault="00AF2852" w:rsidP="008D1D00">
      <w:pPr>
        <w:spacing w:after="0" w:line="288" w:lineRule="auto"/>
        <w:ind w:left="426"/>
        <w:rPr>
          <w:sz w:val="28"/>
          <w:szCs w:val="28"/>
        </w:rPr>
      </w:pPr>
      <w:r>
        <w:rPr>
          <w:b/>
          <w:color w:val="0000FF"/>
          <w:sz w:val="28"/>
          <w:szCs w:val="28"/>
        </w:rPr>
        <w:t>A</w:t>
      </w:r>
      <w:r>
        <w:rPr>
          <w:sz w:val="28"/>
          <w:szCs w:val="28"/>
        </w:rPr>
        <w:t>. economic</w:t>
      </w:r>
      <w:r>
        <w:rPr>
          <w:sz w:val="28"/>
          <w:szCs w:val="28"/>
        </w:rPr>
        <w:tab/>
      </w:r>
      <w:r>
        <w:rPr>
          <w:sz w:val="28"/>
          <w:szCs w:val="28"/>
        </w:rPr>
        <w:tab/>
      </w:r>
      <w:r>
        <w:rPr>
          <w:b/>
          <w:color w:val="0000FF"/>
          <w:sz w:val="28"/>
          <w:szCs w:val="28"/>
        </w:rPr>
        <w:t>B</w:t>
      </w:r>
      <w:r>
        <w:rPr>
          <w:sz w:val="28"/>
          <w:szCs w:val="28"/>
        </w:rPr>
        <w:t>. economy</w:t>
      </w:r>
      <w:r>
        <w:rPr>
          <w:sz w:val="28"/>
          <w:szCs w:val="28"/>
        </w:rPr>
        <w:tab/>
      </w:r>
      <w:r>
        <w:rPr>
          <w:sz w:val="28"/>
          <w:szCs w:val="28"/>
        </w:rPr>
        <w:tab/>
      </w:r>
      <w:r>
        <w:rPr>
          <w:b/>
          <w:color w:val="0000FF"/>
          <w:sz w:val="28"/>
          <w:szCs w:val="28"/>
        </w:rPr>
        <w:t xml:space="preserve">C. </w:t>
      </w:r>
      <w:r>
        <w:rPr>
          <w:sz w:val="28"/>
          <w:szCs w:val="28"/>
        </w:rPr>
        <w:t>economical</w:t>
      </w:r>
      <w:r>
        <w:rPr>
          <w:b/>
          <w:color w:val="0000FF"/>
          <w:sz w:val="28"/>
          <w:szCs w:val="28"/>
        </w:rPr>
        <w:tab/>
      </w:r>
      <w:r>
        <w:rPr>
          <w:b/>
          <w:color w:val="0000FF"/>
          <w:sz w:val="28"/>
          <w:szCs w:val="28"/>
        </w:rPr>
        <w:tab/>
        <w:t>D</w:t>
      </w:r>
      <w:r>
        <w:rPr>
          <w:sz w:val="28"/>
          <w:szCs w:val="28"/>
        </w:rPr>
        <w:t>. economize</w:t>
      </w:r>
    </w:p>
    <w:p w:rsidR="00AF2852" w:rsidRDefault="00AF2852" w:rsidP="008D1D00">
      <w:pPr>
        <w:spacing w:after="0" w:line="288" w:lineRule="auto"/>
        <w:rPr>
          <w:sz w:val="28"/>
          <w:szCs w:val="28"/>
        </w:rPr>
      </w:pPr>
      <w:r>
        <w:rPr>
          <w:b/>
          <w:color w:val="0000FF"/>
          <w:sz w:val="28"/>
          <w:szCs w:val="28"/>
        </w:rPr>
        <w:t>27</w:t>
      </w:r>
      <w:r>
        <w:rPr>
          <w:sz w:val="28"/>
          <w:szCs w:val="28"/>
        </w:rPr>
        <w:t>. _____.ethnic group has a large population, the Tay or the Ede?</w:t>
      </w:r>
    </w:p>
    <w:p w:rsidR="00AF2852" w:rsidRDefault="00AF2852" w:rsidP="008D1D00">
      <w:pPr>
        <w:spacing w:after="0" w:line="288" w:lineRule="auto"/>
        <w:ind w:left="426"/>
        <w:rPr>
          <w:sz w:val="28"/>
          <w:szCs w:val="28"/>
        </w:rPr>
      </w:pPr>
      <w:r>
        <w:rPr>
          <w:b/>
          <w:color w:val="0000FF"/>
          <w:sz w:val="28"/>
          <w:szCs w:val="28"/>
        </w:rPr>
        <w:t>A</w:t>
      </w:r>
      <w:r>
        <w:rPr>
          <w:sz w:val="28"/>
          <w:szCs w:val="28"/>
        </w:rPr>
        <w:t>. What</w:t>
      </w:r>
      <w:r>
        <w:rPr>
          <w:sz w:val="28"/>
          <w:szCs w:val="28"/>
        </w:rPr>
        <w:tab/>
      </w:r>
      <w:r>
        <w:rPr>
          <w:sz w:val="28"/>
          <w:szCs w:val="28"/>
        </w:rPr>
        <w:tab/>
      </w:r>
      <w:r>
        <w:rPr>
          <w:sz w:val="28"/>
          <w:szCs w:val="28"/>
        </w:rPr>
        <w:tab/>
      </w:r>
      <w:r>
        <w:rPr>
          <w:b/>
          <w:color w:val="0000FF"/>
          <w:sz w:val="28"/>
          <w:szCs w:val="28"/>
        </w:rPr>
        <w:t>B</w:t>
      </w:r>
      <w:r>
        <w:rPr>
          <w:sz w:val="28"/>
          <w:szCs w:val="28"/>
        </w:rPr>
        <w:t>. Why</w:t>
      </w:r>
      <w:r>
        <w:rPr>
          <w:sz w:val="28"/>
          <w:szCs w:val="28"/>
        </w:rPr>
        <w:tab/>
      </w:r>
      <w:r>
        <w:rPr>
          <w:sz w:val="28"/>
          <w:szCs w:val="28"/>
        </w:rPr>
        <w:tab/>
      </w:r>
      <w:r>
        <w:rPr>
          <w:sz w:val="28"/>
          <w:szCs w:val="28"/>
        </w:rPr>
        <w:tab/>
      </w:r>
      <w:r>
        <w:rPr>
          <w:b/>
          <w:color w:val="0000FF"/>
          <w:sz w:val="28"/>
          <w:szCs w:val="28"/>
        </w:rPr>
        <w:t xml:space="preserve">C. </w:t>
      </w:r>
      <w:r>
        <w:rPr>
          <w:sz w:val="28"/>
          <w:szCs w:val="28"/>
        </w:rPr>
        <w:t>Which</w:t>
      </w:r>
      <w:r>
        <w:rPr>
          <w:sz w:val="28"/>
          <w:szCs w:val="28"/>
        </w:rPr>
        <w:tab/>
      </w:r>
      <w:r>
        <w:rPr>
          <w:sz w:val="28"/>
          <w:szCs w:val="28"/>
        </w:rPr>
        <w:tab/>
      </w:r>
      <w:r>
        <w:rPr>
          <w:sz w:val="28"/>
          <w:szCs w:val="28"/>
        </w:rPr>
        <w:tab/>
      </w:r>
      <w:r>
        <w:rPr>
          <w:b/>
          <w:color w:val="0000FF"/>
          <w:sz w:val="28"/>
          <w:szCs w:val="28"/>
        </w:rPr>
        <w:t>D</w:t>
      </w:r>
      <w:r>
        <w:rPr>
          <w:sz w:val="28"/>
          <w:szCs w:val="28"/>
        </w:rPr>
        <w:t>. Who</w:t>
      </w:r>
    </w:p>
    <w:p w:rsidR="00AF2852" w:rsidRDefault="00AF2852" w:rsidP="008D1D00">
      <w:pPr>
        <w:spacing w:after="0" w:line="288" w:lineRule="auto"/>
        <w:rPr>
          <w:sz w:val="28"/>
          <w:szCs w:val="28"/>
        </w:rPr>
      </w:pPr>
      <w:r>
        <w:rPr>
          <w:b/>
          <w:color w:val="0000FF"/>
          <w:sz w:val="28"/>
          <w:szCs w:val="28"/>
        </w:rPr>
        <w:t>28</w:t>
      </w:r>
      <w:r>
        <w:rPr>
          <w:sz w:val="28"/>
          <w:szCs w:val="28"/>
        </w:rPr>
        <w:t>. Ethnic peoples in the mountains have a simple way of farming. They use basic tools to______</w:t>
      </w:r>
      <w:r w:rsidR="00452B7F">
        <w:rPr>
          <w:sz w:val="28"/>
          <w:szCs w:val="28"/>
        </w:rPr>
        <w:t xml:space="preserve"> </w:t>
      </w:r>
      <w:r>
        <w:rPr>
          <w:sz w:val="28"/>
          <w:szCs w:val="28"/>
        </w:rPr>
        <w:t>the farm work.</w:t>
      </w:r>
    </w:p>
    <w:p w:rsidR="00AF2852" w:rsidRDefault="00AF2852" w:rsidP="008D1D00">
      <w:pPr>
        <w:spacing w:after="0" w:line="288" w:lineRule="auto"/>
        <w:ind w:left="426"/>
        <w:rPr>
          <w:sz w:val="28"/>
          <w:szCs w:val="28"/>
        </w:rPr>
      </w:pPr>
      <w:r>
        <w:rPr>
          <w:b/>
          <w:color w:val="0000FF"/>
          <w:sz w:val="28"/>
          <w:szCs w:val="28"/>
        </w:rPr>
        <w:t>A</w:t>
      </w:r>
      <w:r>
        <w:rPr>
          <w:sz w:val="28"/>
          <w:szCs w:val="28"/>
        </w:rPr>
        <w:t>. check</w:t>
      </w:r>
      <w:r>
        <w:rPr>
          <w:sz w:val="28"/>
          <w:szCs w:val="28"/>
        </w:rPr>
        <w:tab/>
      </w:r>
      <w:r>
        <w:rPr>
          <w:sz w:val="28"/>
          <w:szCs w:val="28"/>
        </w:rPr>
        <w:tab/>
      </w:r>
      <w:r>
        <w:rPr>
          <w:sz w:val="28"/>
          <w:szCs w:val="28"/>
        </w:rPr>
        <w:tab/>
      </w:r>
      <w:r>
        <w:rPr>
          <w:b/>
          <w:color w:val="0000FF"/>
          <w:sz w:val="28"/>
          <w:szCs w:val="28"/>
        </w:rPr>
        <w:t>B</w:t>
      </w:r>
      <w:r>
        <w:rPr>
          <w:sz w:val="28"/>
          <w:szCs w:val="28"/>
        </w:rPr>
        <w:t>. work</w:t>
      </w:r>
      <w:r>
        <w:rPr>
          <w:sz w:val="28"/>
          <w:szCs w:val="28"/>
        </w:rPr>
        <w:tab/>
      </w:r>
      <w:r>
        <w:rPr>
          <w:sz w:val="28"/>
          <w:szCs w:val="28"/>
        </w:rPr>
        <w:tab/>
      </w:r>
      <w:r>
        <w:rPr>
          <w:sz w:val="28"/>
          <w:szCs w:val="28"/>
        </w:rPr>
        <w:tab/>
      </w:r>
      <w:r>
        <w:rPr>
          <w:b/>
          <w:color w:val="0000FF"/>
          <w:sz w:val="28"/>
          <w:szCs w:val="28"/>
        </w:rPr>
        <w:t>C</w:t>
      </w:r>
      <w:r>
        <w:rPr>
          <w:sz w:val="28"/>
          <w:szCs w:val="28"/>
        </w:rPr>
        <w:t>. make</w:t>
      </w:r>
      <w:r>
        <w:rPr>
          <w:sz w:val="28"/>
          <w:szCs w:val="28"/>
        </w:rPr>
        <w:tab/>
      </w:r>
      <w:r>
        <w:rPr>
          <w:sz w:val="28"/>
          <w:szCs w:val="28"/>
        </w:rPr>
        <w:tab/>
      </w:r>
      <w:r>
        <w:rPr>
          <w:sz w:val="28"/>
          <w:szCs w:val="28"/>
        </w:rPr>
        <w:tab/>
      </w:r>
      <w:r>
        <w:rPr>
          <w:b/>
          <w:color w:val="0000FF"/>
          <w:sz w:val="28"/>
          <w:szCs w:val="28"/>
        </w:rPr>
        <w:t>D</w:t>
      </w:r>
      <w:r>
        <w:rPr>
          <w:sz w:val="28"/>
          <w:szCs w:val="28"/>
        </w:rPr>
        <w:t>. do</w:t>
      </w:r>
    </w:p>
    <w:p w:rsidR="00AF2852" w:rsidRDefault="00AF2852" w:rsidP="008D1D00">
      <w:pPr>
        <w:spacing w:after="0" w:line="288" w:lineRule="auto"/>
        <w:rPr>
          <w:sz w:val="28"/>
          <w:szCs w:val="28"/>
        </w:rPr>
      </w:pPr>
      <w:r>
        <w:rPr>
          <w:b/>
          <w:color w:val="0000FF"/>
          <w:sz w:val="28"/>
          <w:szCs w:val="28"/>
        </w:rPr>
        <w:t>29</w:t>
      </w:r>
      <w:r>
        <w:rPr>
          <w:sz w:val="28"/>
          <w:szCs w:val="28"/>
        </w:rPr>
        <w:t>. Many ethnic minority students have to _____ a long way to their schools every day</w:t>
      </w:r>
    </w:p>
    <w:p w:rsidR="00AF2852" w:rsidRDefault="00AF2852" w:rsidP="008D1D00">
      <w:pPr>
        <w:spacing w:after="0" w:line="288" w:lineRule="auto"/>
        <w:ind w:left="426"/>
        <w:rPr>
          <w:sz w:val="28"/>
          <w:szCs w:val="28"/>
        </w:rPr>
      </w:pPr>
      <w:r>
        <w:rPr>
          <w:b/>
          <w:color w:val="0000FF"/>
          <w:sz w:val="28"/>
          <w:szCs w:val="28"/>
        </w:rPr>
        <w:t>A</w:t>
      </w:r>
      <w:r>
        <w:rPr>
          <w:sz w:val="28"/>
          <w:szCs w:val="28"/>
        </w:rPr>
        <w:t>. travel</w:t>
      </w:r>
      <w:r>
        <w:rPr>
          <w:sz w:val="28"/>
          <w:szCs w:val="28"/>
        </w:rPr>
        <w:tab/>
      </w:r>
      <w:r>
        <w:rPr>
          <w:sz w:val="28"/>
          <w:szCs w:val="28"/>
        </w:rPr>
        <w:tab/>
      </w:r>
      <w:r>
        <w:rPr>
          <w:sz w:val="28"/>
          <w:szCs w:val="28"/>
        </w:rPr>
        <w:tab/>
      </w:r>
      <w:r>
        <w:rPr>
          <w:b/>
          <w:color w:val="0000FF"/>
          <w:sz w:val="28"/>
          <w:szCs w:val="28"/>
        </w:rPr>
        <w:t xml:space="preserve">B. </w:t>
      </w:r>
      <w:r>
        <w:rPr>
          <w:sz w:val="28"/>
          <w:szCs w:val="28"/>
        </w:rPr>
        <w:t>ride</w:t>
      </w:r>
      <w:r>
        <w:rPr>
          <w:sz w:val="28"/>
          <w:szCs w:val="28"/>
        </w:rPr>
        <w:tab/>
      </w:r>
      <w:r>
        <w:rPr>
          <w:sz w:val="28"/>
          <w:szCs w:val="28"/>
        </w:rPr>
        <w:tab/>
      </w:r>
      <w:r>
        <w:rPr>
          <w:sz w:val="28"/>
          <w:szCs w:val="28"/>
        </w:rPr>
        <w:tab/>
      </w:r>
      <w:r>
        <w:rPr>
          <w:b/>
          <w:color w:val="0000FF"/>
          <w:sz w:val="28"/>
          <w:szCs w:val="28"/>
        </w:rPr>
        <w:t>C</w:t>
      </w:r>
      <w:r>
        <w:rPr>
          <w:sz w:val="28"/>
          <w:szCs w:val="28"/>
        </w:rPr>
        <w:t>. pass</w:t>
      </w:r>
      <w:r>
        <w:rPr>
          <w:sz w:val="28"/>
          <w:szCs w:val="28"/>
        </w:rPr>
        <w:tab/>
      </w:r>
      <w:r>
        <w:rPr>
          <w:sz w:val="28"/>
          <w:szCs w:val="28"/>
        </w:rPr>
        <w:tab/>
      </w:r>
      <w:r>
        <w:rPr>
          <w:sz w:val="28"/>
          <w:szCs w:val="28"/>
        </w:rPr>
        <w:tab/>
      </w:r>
      <w:r>
        <w:rPr>
          <w:b/>
          <w:color w:val="0000FF"/>
          <w:sz w:val="28"/>
          <w:szCs w:val="28"/>
        </w:rPr>
        <w:t>D</w:t>
      </w:r>
      <w:r>
        <w:rPr>
          <w:sz w:val="28"/>
          <w:szCs w:val="28"/>
        </w:rPr>
        <w:t>. get</w:t>
      </w:r>
    </w:p>
    <w:p w:rsidR="00AF2852" w:rsidRDefault="00AF2852" w:rsidP="008D1D00">
      <w:pPr>
        <w:spacing w:after="0" w:line="288" w:lineRule="auto"/>
        <w:rPr>
          <w:sz w:val="28"/>
          <w:szCs w:val="28"/>
        </w:rPr>
      </w:pPr>
      <w:r>
        <w:rPr>
          <w:b/>
          <w:color w:val="0000FF"/>
          <w:sz w:val="28"/>
          <w:szCs w:val="28"/>
        </w:rPr>
        <w:t>30</w:t>
      </w:r>
      <w:r>
        <w:rPr>
          <w:sz w:val="28"/>
          <w:szCs w:val="28"/>
        </w:rPr>
        <w:t>.  People_____ some far-away mountainous regions still keep their traditional way of life.</w:t>
      </w:r>
    </w:p>
    <w:p w:rsidR="00AF2852" w:rsidRDefault="00AF2852" w:rsidP="008D1D00">
      <w:pPr>
        <w:spacing w:after="0" w:line="288" w:lineRule="auto"/>
        <w:ind w:left="720"/>
        <w:rPr>
          <w:sz w:val="28"/>
          <w:szCs w:val="28"/>
        </w:rPr>
      </w:pPr>
      <w:r>
        <w:rPr>
          <w:b/>
          <w:color w:val="0000FF"/>
          <w:sz w:val="28"/>
          <w:szCs w:val="28"/>
        </w:rPr>
        <w:t>A</w:t>
      </w:r>
      <w:r>
        <w:rPr>
          <w:sz w:val="28"/>
          <w:szCs w:val="28"/>
        </w:rPr>
        <w:t>. on</w:t>
      </w:r>
      <w:r>
        <w:rPr>
          <w:sz w:val="28"/>
          <w:szCs w:val="28"/>
        </w:rPr>
        <w:tab/>
      </w:r>
      <w:r>
        <w:rPr>
          <w:sz w:val="28"/>
          <w:szCs w:val="28"/>
        </w:rPr>
        <w:tab/>
      </w:r>
      <w:r>
        <w:rPr>
          <w:sz w:val="28"/>
          <w:szCs w:val="28"/>
        </w:rPr>
        <w:tab/>
      </w:r>
      <w:r>
        <w:rPr>
          <w:b/>
          <w:color w:val="0000FF"/>
          <w:sz w:val="28"/>
          <w:szCs w:val="28"/>
        </w:rPr>
        <w:t>B</w:t>
      </w:r>
      <w:r>
        <w:rPr>
          <w:sz w:val="28"/>
          <w:szCs w:val="28"/>
        </w:rPr>
        <w:t>. in</w:t>
      </w:r>
      <w:r>
        <w:rPr>
          <w:sz w:val="28"/>
          <w:szCs w:val="28"/>
        </w:rPr>
        <w:tab/>
      </w:r>
      <w:r>
        <w:rPr>
          <w:sz w:val="28"/>
          <w:szCs w:val="28"/>
        </w:rPr>
        <w:tab/>
      </w:r>
      <w:r>
        <w:rPr>
          <w:sz w:val="28"/>
          <w:szCs w:val="28"/>
        </w:rPr>
        <w:tab/>
      </w:r>
      <w:r>
        <w:rPr>
          <w:b/>
          <w:color w:val="0000FF"/>
          <w:sz w:val="28"/>
          <w:szCs w:val="28"/>
        </w:rPr>
        <w:t>C</w:t>
      </w:r>
      <w:r>
        <w:rPr>
          <w:sz w:val="28"/>
          <w:szCs w:val="28"/>
        </w:rPr>
        <w:t>. of</w:t>
      </w:r>
      <w:r>
        <w:rPr>
          <w:sz w:val="28"/>
          <w:szCs w:val="28"/>
        </w:rPr>
        <w:tab/>
      </w:r>
      <w:r>
        <w:rPr>
          <w:sz w:val="28"/>
          <w:szCs w:val="28"/>
        </w:rPr>
        <w:tab/>
      </w:r>
      <w:r>
        <w:rPr>
          <w:sz w:val="28"/>
          <w:szCs w:val="28"/>
        </w:rPr>
        <w:tab/>
      </w:r>
      <w:r>
        <w:rPr>
          <w:b/>
          <w:color w:val="0000FF"/>
          <w:sz w:val="28"/>
          <w:szCs w:val="28"/>
        </w:rPr>
        <w:t>D</w:t>
      </w:r>
      <w:r>
        <w:rPr>
          <w:sz w:val="28"/>
          <w:szCs w:val="28"/>
        </w:rPr>
        <w:t>. at</w:t>
      </w:r>
    </w:p>
    <w:p w:rsidR="008D1D00" w:rsidRDefault="008D1D00" w:rsidP="008D1D00">
      <w:pPr>
        <w:tabs>
          <w:tab w:val="left" w:pos="-360"/>
        </w:tabs>
        <w:spacing w:after="0" w:line="288" w:lineRule="auto"/>
        <w:ind w:right="-24"/>
        <w:jc w:val="both"/>
        <w:rPr>
          <w:b/>
          <w:color w:val="0000FF"/>
          <w:sz w:val="28"/>
          <w:szCs w:val="28"/>
        </w:rPr>
      </w:pPr>
    </w:p>
    <w:p w:rsidR="00AF2852" w:rsidRDefault="00AF2852" w:rsidP="008D1D00">
      <w:pPr>
        <w:tabs>
          <w:tab w:val="left" w:pos="-360"/>
        </w:tabs>
        <w:spacing w:after="0" w:line="288" w:lineRule="auto"/>
        <w:ind w:right="-24"/>
        <w:jc w:val="both"/>
        <w:rPr>
          <w:sz w:val="28"/>
          <w:szCs w:val="28"/>
        </w:rPr>
      </w:pPr>
      <w:r>
        <w:rPr>
          <w:b/>
          <w:color w:val="0000FF"/>
          <w:sz w:val="28"/>
          <w:szCs w:val="28"/>
        </w:rPr>
        <w:t>31.</w:t>
      </w:r>
      <w:r>
        <w:rPr>
          <w:sz w:val="28"/>
          <w:szCs w:val="28"/>
        </w:rPr>
        <w:t xml:space="preserve">The Gong Festival is held </w:t>
      </w:r>
      <w:r w:rsidR="00452B7F">
        <w:rPr>
          <w:sz w:val="28"/>
          <w:szCs w:val="28"/>
        </w:rPr>
        <w:t>______________</w:t>
      </w:r>
      <w:r>
        <w:rPr>
          <w:sz w:val="28"/>
          <w:szCs w:val="28"/>
        </w:rPr>
        <w:t xml:space="preserve"> in the Central Highlands.</w:t>
      </w:r>
    </w:p>
    <w:p w:rsidR="00AF2852" w:rsidRDefault="00AF2852" w:rsidP="008D1D00">
      <w:pPr>
        <w:tabs>
          <w:tab w:val="left" w:pos="-360"/>
          <w:tab w:val="left" w:pos="426"/>
          <w:tab w:val="left" w:pos="2835"/>
          <w:tab w:val="left" w:pos="5103"/>
        </w:tabs>
        <w:spacing w:after="0" w:line="288" w:lineRule="auto"/>
        <w:ind w:right="-24"/>
        <w:jc w:val="both"/>
        <w:rPr>
          <w:sz w:val="28"/>
          <w:szCs w:val="28"/>
        </w:rPr>
      </w:pPr>
      <w:r>
        <w:rPr>
          <w:b/>
          <w:sz w:val="28"/>
          <w:szCs w:val="28"/>
        </w:rPr>
        <w:tab/>
      </w:r>
      <w:r>
        <w:rPr>
          <w:b/>
          <w:color w:val="0000FF"/>
          <w:sz w:val="28"/>
          <w:szCs w:val="28"/>
        </w:rPr>
        <w:t>A</w:t>
      </w:r>
      <w:r>
        <w:rPr>
          <w:b/>
          <w:sz w:val="28"/>
          <w:szCs w:val="28"/>
        </w:rPr>
        <w:t>.</w:t>
      </w:r>
      <w:r w:rsidR="00452B7F">
        <w:rPr>
          <w:b/>
          <w:sz w:val="28"/>
          <w:szCs w:val="28"/>
        </w:rPr>
        <w:t xml:space="preserve"> </w:t>
      </w:r>
      <w:r>
        <w:rPr>
          <w:sz w:val="28"/>
          <w:szCs w:val="28"/>
        </w:rPr>
        <w:t>year</w:t>
      </w:r>
      <w:r>
        <w:rPr>
          <w:sz w:val="28"/>
          <w:szCs w:val="28"/>
        </w:rPr>
        <w:tab/>
      </w:r>
      <w:r>
        <w:rPr>
          <w:b/>
          <w:color w:val="0000FF"/>
          <w:sz w:val="28"/>
          <w:szCs w:val="28"/>
        </w:rPr>
        <w:t>B</w:t>
      </w:r>
      <w:r>
        <w:rPr>
          <w:b/>
          <w:sz w:val="28"/>
          <w:szCs w:val="28"/>
        </w:rPr>
        <w:t>.</w:t>
      </w:r>
      <w:r w:rsidR="00452B7F">
        <w:rPr>
          <w:b/>
          <w:sz w:val="28"/>
          <w:szCs w:val="28"/>
        </w:rPr>
        <w:t xml:space="preserve"> </w:t>
      </w:r>
      <w:r>
        <w:rPr>
          <w:sz w:val="28"/>
          <w:szCs w:val="28"/>
        </w:rPr>
        <w:t>yearly</w:t>
      </w:r>
      <w:r>
        <w:rPr>
          <w:sz w:val="28"/>
          <w:szCs w:val="28"/>
        </w:rPr>
        <w:tab/>
      </w:r>
      <w:r>
        <w:rPr>
          <w:b/>
          <w:color w:val="0000FF"/>
          <w:sz w:val="28"/>
          <w:szCs w:val="28"/>
        </w:rPr>
        <w:t>C</w:t>
      </w:r>
      <w:r>
        <w:rPr>
          <w:b/>
          <w:sz w:val="28"/>
          <w:szCs w:val="28"/>
        </w:rPr>
        <w:t>.</w:t>
      </w:r>
      <w:r w:rsidR="00452B7F">
        <w:rPr>
          <w:b/>
          <w:sz w:val="28"/>
          <w:szCs w:val="28"/>
        </w:rPr>
        <w:t xml:space="preserve"> </w:t>
      </w:r>
      <w:r>
        <w:rPr>
          <w:sz w:val="28"/>
          <w:szCs w:val="28"/>
        </w:rPr>
        <w:t>annual</w:t>
      </w:r>
      <w:r>
        <w:rPr>
          <w:sz w:val="28"/>
          <w:szCs w:val="28"/>
        </w:rPr>
        <w:tab/>
      </w:r>
      <w:r>
        <w:rPr>
          <w:sz w:val="28"/>
          <w:szCs w:val="28"/>
        </w:rPr>
        <w:tab/>
      </w:r>
      <w:r>
        <w:rPr>
          <w:b/>
          <w:color w:val="0000FF"/>
          <w:sz w:val="28"/>
          <w:szCs w:val="28"/>
        </w:rPr>
        <w:t>D</w:t>
      </w:r>
      <w:r>
        <w:rPr>
          <w:b/>
          <w:sz w:val="28"/>
          <w:szCs w:val="28"/>
        </w:rPr>
        <w:t>.</w:t>
      </w:r>
      <w:r w:rsidR="00452B7F">
        <w:rPr>
          <w:b/>
          <w:sz w:val="28"/>
          <w:szCs w:val="28"/>
        </w:rPr>
        <w:t xml:space="preserve"> </w:t>
      </w:r>
      <w:r>
        <w:rPr>
          <w:sz w:val="28"/>
          <w:szCs w:val="28"/>
        </w:rPr>
        <w:t>annually</w:t>
      </w:r>
    </w:p>
    <w:p w:rsidR="00AF2852" w:rsidRDefault="00AF2852" w:rsidP="008D1D00">
      <w:pPr>
        <w:tabs>
          <w:tab w:val="left" w:pos="-360"/>
          <w:tab w:val="left" w:pos="426"/>
          <w:tab w:val="left" w:pos="2835"/>
          <w:tab w:val="left" w:pos="5103"/>
        </w:tabs>
        <w:spacing w:after="0" w:line="288" w:lineRule="auto"/>
        <w:ind w:right="-24"/>
        <w:jc w:val="both"/>
        <w:rPr>
          <w:sz w:val="28"/>
          <w:szCs w:val="28"/>
        </w:rPr>
      </w:pPr>
      <w:r>
        <w:rPr>
          <w:b/>
          <w:color w:val="0000FF"/>
          <w:sz w:val="28"/>
          <w:szCs w:val="28"/>
        </w:rPr>
        <w:t>32</w:t>
      </w:r>
      <w:r>
        <w:rPr>
          <w:sz w:val="28"/>
          <w:szCs w:val="28"/>
        </w:rPr>
        <w:t>.</w:t>
      </w:r>
      <w:r w:rsidR="00452B7F" w:rsidRPr="00452B7F">
        <w:rPr>
          <w:sz w:val="28"/>
          <w:szCs w:val="28"/>
        </w:rPr>
        <w:t>____________</w:t>
      </w:r>
      <w:r>
        <w:rPr>
          <w:sz w:val="28"/>
          <w:szCs w:val="28"/>
        </w:rPr>
        <w:t xml:space="preserve"> does Hoa Ban Festival take place? – In Lai Chau.</w:t>
      </w:r>
    </w:p>
    <w:p w:rsidR="00AF2852" w:rsidRDefault="00AF2852" w:rsidP="008D1D00">
      <w:pPr>
        <w:tabs>
          <w:tab w:val="left" w:pos="-360"/>
          <w:tab w:val="left" w:pos="426"/>
          <w:tab w:val="left" w:pos="2835"/>
          <w:tab w:val="left" w:pos="5103"/>
        </w:tabs>
        <w:spacing w:after="0" w:line="288" w:lineRule="auto"/>
        <w:ind w:right="-24"/>
        <w:jc w:val="both"/>
        <w:rPr>
          <w:sz w:val="28"/>
          <w:szCs w:val="28"/>
        </w:rPr>
      </w:pPr>
      <w:r>
        <w:rPr>
          <w:b/>
          <w:sz w:val="28"/>
          <w:szCs w:val="28"/>
        </w:rPr>
        <w:tab/>
      </w:r>
      <w:r>
        <w:rPr>
          <w:b/>
          <w:color w:val="0000FF"/>
          <w:sz w:val="28"/>
          <w:szCs w:val="28"/>
        </w:rPr>
        <w:t>A</w:t>
      </w:r>
      <w:r>
        <w:rPr>
          <w:b/>
          <w:sz w:val="28"/>
          <w:szCs w:val="28"/>
        </w:rPr>
        <w:t>.</w:t>
      </w:r>
      <w:r w:rsidR="00452B7F">
        <w:rPr>
          <w:b/>
          <w:sz w:val="28"/>
          <w:szCs w:val="28"/>
        </w:rPr>
        <w:t xml:space="preserve"> </w:t>
      </w:r>
      <w:r>
        <w:rPr>
          <w:sz w:val="28"/>
          <w:szCs w:val="28"/>
        </w:rPr>
        <w:t>What</w:t>
      </w:r>
      <w:r>
        <w:rPr>
          <w:sz w:val="28"/>
          <w:szCs w:val="28"/>
        </w:rPr>
        <w:tab/>
      </w:r>
      <w:r>
        <w:rPr>
          <w:b/>
          <w:color w:val="0000FF"/>
          <w:sz w:val="28"/>
          <w:szCs w:val="28"/>
        </w:rPr>
        <w:t>B</w:t>
      </w:r>
      <w:r>
        <w:rPr>
          <w:b/>
          <w:sz w:val="28"/>
          <w:szCs w:val="28"/>
        </w:rPr>
        <w:t>.</w:t>
      </w:r>
      <w:r w:rsidR="00452B7F">
        <w:rPr>
          <w:b/>
          <w:sz w:val="28"/>
          <w:szCs w:val="28"/>
        </w:rPr>
        <w:t xml:space="preserve"> </w:t>
      </w:r>
      <w:r>
        <w:rPr>
          <w:sz w:val="28"/>
          <w:szCs w:val="28"/>
        </w:rPr>
        <w:t>Where</w:t>
      </w:r>
      <w:r>
        <w:rPr>
          <w:sz w:val="28"/>
          <w:szCs w:val="28"/>
        </w:rPr>
        <w:tab/>
      </w:r>
      <w:r>
        <w:rPr>
          <w:b/>
          <w:color w:val="0000FF"/>
          <w:sz w:val="28"/>
          <w:szCs w:val="28"/>
        </w:rPr>
        <w:t>C</w:t>
      </w:r>
      <w:r>
        <w:rPr>
          <w:b/>
          <w:sz w:val="28"/>
          <w:szCs w:val="28"/>
        </w:rPr>
        <w:t>.</w:t>
      </w:r>
      <w:r w:rsidR="00452B7F">
        <w:rPr>
          <w:b/>
          <w:sz w:val="28"/>
          <w:szCs w:val="28"/>
        </w:rPr>
        <w:t xml:space="preserve"> </w:t>
      </w:r>
      <w:r>
        <w:rPr>
          <w:sz w:val="28"/>
          <w:szCs w:val="28"/>
        </w:rPr>
        <w:t>When</w:t>
      </w:r>
      <w:r>
        <w:rPr>
          <w:sz w:val="28"/>
          <w:szCs w:val="28"/>
        </w:rPr>
        <w:tab/>
      </w:r>
      <w:r>
        <w:rPr>
          <w:sz w:val="28"/>
          <w:szCs w:val="28"/>
        </w:rPr>
        <w:tab/>
      </w:r>
      <w:r>
        <w:rPr>
          <w:b/>
          <w:color w:val="0000FF"/>
          <w:sz w:val="28"/>
          <w:szCs w:val="28"/>
        </w:rPr>
        <w:t>D.</w:t>
      </w:r>
      <w:r w:rsidR="00452B7F">
        <w:rPr>
          <w:b/>
          <w:color w:val="0000FF"/>
          <w:sz w:val="28"/>
          <w:szCs w:val="28"/>
        </w:rPr>
        <w:t xml:space="preserve"> </w:t>
      </w:r>
      <w:r>
        <w:rPr>
          <w:sz w:val="28"/>
          <w:szCs w:val="28"/>
        </w:rPr>
        <w:t>How</w:t>
      </w:r>
    </w:p>
    <w:p w:rsidR="00AF2852" w:rsidRDefault="00AF2852" w:rsidP="008D1D00">
      <w:pPr>
        <w:tabs>
          <w:tab w:val="left" w:pos="-360"/>
          <w:tab w:val="left" w:pos="426"/>
          <w:tab w:val="left" w:pos="2835"/>
          <w:tab w:val="left" w:pos="5103"/>
        </w:tabs>
        <w:spacing w:after="0" w:line="288" w:lineRule="auto"/>
        <w:ind w:right="-24"/>
        <w:jc w:val="both"/>
        <w:rPr>
          <w:sz w:val="28"/>
          <w:szCs w:val="28"/>
        </w:rPr>
      </w:pPr>
      <w:r>
        <w:rPr>
          <w:b/>
          <w:color w:val="0000FF"/>
          <w:sz w:val="28"/>
          <w:szCs w:val="28"/>
        </w:rPr>
        <w:t>33.</w:t>
      </w:r>
      <w:r>
        <w:rPr>
          <w:sz w:val="28"/>
          <w:szCs w:val="28"/>
        </w:rPr>
        <w:t xml:space="preserve">It is typical of the cultural life of </w:t>
      </w:r>
      <w:r>
        <w:rPr>
          <w:sz w:val="28"/>
          <w:szCs w:val="28"/>
          <w:u w:val="single"/>
        </w:rPr>
        <w:tab/>
      </w:r>
      <w:r>
        <w:rPr>
          <w:sz w:val="28"/>
          <w:szCs w:val="28"/>
          <w:u w:val="single"/>
        </w:rPr>
        <w:tab/>
      </w:r>
      <w:r>
        <w:rPr>
          <w:sz w:val="28"/>
          <w:szCs w:val="28"/>
        </w:rPr>
        <w:t xml:space="preserve"> Thai people.</w:t>
      </w:r>
    </w:p>
    <w:p w:rsidR="00AF2852" w:rsidRDefault="00AF2852" w:rsidP="008D1D00">
      <w:pPr>
        <w:tabs>
          <w:tab w:val="left" w:pos="-360"/>
          <w:tab w:val="left" w:pos="426"/>
          <w:tab w:val="left" w:pos="2835"/>
          <w:tab w:val="left" w:pos="5103"/>
        </w:tabs>
        <w:spacing w:after="0" w:line="288" w:lineRule="auto"/>
        <w:ind w:right="-24"/>
        <w:jc w:val="both"/>
        <w:rPr>
          <w:sz w:val="28"/>
          <w:szCs w:val="28"/>
        </w:rPr>
      </w:pPr>
      <w:r>
        <w:rPr>
          <w:b/>
          <w:sz w:val="28"/>
          <w:szCs w:val="28"/>
        </w:rPr>
        <w:tab/>
      </w:r>
      <w:r>
        <w:rPr>
          <w:b/>
          <w:color w:val="0000FF"/>
          <w:sz w:val="28"/>
          <w:szCs w:val="28"/>
        </w:rPr>
        <w:t>A</w:t>
      </w:r>
      <w:r>
        <w:rPr>
          <w:b/>
          <w:sz w:val="28"/>
          <w:szCs w:val="28"/>
        </w:rPr>
        <w:t>.</w:t>
      </w:r>
      <w:r w:rsidR="00452B7F">
        <w:rPr>
          <w:b/>
          <w:sz w:val="28"/>
          <w:szCs w:val="28"/>
        </w:rPr>
        <w:t xml:space="preserve"> </w:t>
      </w:r>
      <w:r>
        <w:rPr>
          <w:sz w:val="28"/>
          <w:szCs w:val="28"/>
        </w:rPr>
        <w:t>some</w:t>
      </w:r>
      <w:r>
        <w:rPr>
          <w:sz w:val="28"/>
          <w:szCs w:val="28"/>
        </w:rPr>
        <w:tab/>
      </w:r>
      <w:r>
        <w:rPr>
          <w:b/>
          <w:color w:val="0000FF"/>
          <w:sz w:val="28"/>
          <w:szCs w:val="28"/>
        </w:rPr>
        <w:t>B</w:t>
      </w:r>
      <w:r>
        <w:rPr>
          <w:b/>
          <w:sz w:val="28"/>
          <w:szCs w:val="28"/>
        </w:rPr>
        <w:t>.</w:t>
      </w:r>
      <w:r w:rsidR="00452B7F">
        <w:rPr>
          <w:b/>
          <w:sz w:val="28"/>
          <w:szCs w:val="28"/>
        </w:rPr>
        <w:t xml:space="preserve"> </w:t>
      </w:r>
      <w:r>
        <w:rPr>
          <w:sz w:val="28"/>
          <w:szCs w:val="28"/>
        </w:rPr>
        <w:t xml:space="preserve">a </w:t>
      </w:r>
      <w:r>
        <w:rPr>
          <w:sz w:val="28"/>
          <w:szCs w:val="28"/>
        </w:rPr>
        <w:tab/>
      </w:r>
      <w:r>
        <w:rPr>
          <w:b/>
          <w:color w:val="0000FF"/>
          <w:sz w:val="28"/>
          <w:szCs w:val="28"/>
        </w:rPr>
        <w:t>C</w:t>
      </w:r>
      <w:r>
        <w:rPr>
          <w:b/>
          <w:sz w:val="28"/>
          <w:szCs w:val="28"/>
        </w:rPr>
        <w:t>.</w:t>
      </w:r>
      <w:r w:rsidR="00452B7F">
        <w:rPr>
          <w:b/>
          <w:sz w:val="28"/>
          <w:szCs w:val="28"/>
        </w:rPr>
        <w:t xml:space="preserve"> </w:t>
      </w:r>
      <w:r>
        <w:rPr>
          <w:sz w:val="28"/>
          <w:szCs w:val="28"/>
        </w:rPr>
        <w:t>the</w:t>
      </w:r>
      <w:r>
        <w:rPr>
          <w:sz w:val="28"/>
          <w:szCs w:val="28"/>
        </w:rPr>
        <w:tab/>
      </w:r>
      <w:r>
        <w:rPr>
          <w:sz w:val="28"/>
          <w:szCs w:val="28"/>
        </w:rPr>
        <w:tab/>
      </w:r>
      <w:r>
        <w:rPr>
          <w:b/>
          <w:color w:val="0000FF"/>
          <w:sz w:val="28"/>
          <w:szCs w:val="28"/>
        </w:rPr>
        <w:t>D</w:t>
      </w:r>
      <w:r>
        <w:rPr>
          <w:b/>
          <w:sz w:val="28"/>
          <w:szCs w:val="28"/>
        </w:rPr>
        <w:t>.</w:t>
      </w:r>
      <w:r w:rsidR="00452B7F">
        <w:rPr>
          <w:b/>
          <w:sz w:val="28"/>
          <w:szCs w:val="28"/>
        </w:rPr>
        <w:t xml:space="preserve"> </w:t>
      </w:r>
      <w:r>
        <w:rPr>
          <w:sz w:val="28"/>
          <w:szCs w:val="28"/>
        </w:rPr>
        <w:sym w:font="Symbol" w:char="00C6"/>
      </w:r>
    </w:p>
    <w:p w:rsidR="00AF2852" w:rsidRDefault="00AF2852" w:rsidP="008D1D00">
      <w:pPr>
        <w:tabs>
          <w:tab w:val="left" w:pos="-360"/>
          <w:tab w:val="left" w:pos="426"/>
          <w:tab w:val="left" w:pos="2835"/>
          <w:tab w:val="left" w:pos="5103"/>
        </w:tabs>
        <w:spacing w:after="0" w:line="288" w:lineRule="auto"/>
        <w:ind w:right="-24"/>
        <w:jc w:val="both"/>
        <w:rPr>
          <w:sz w:val="28"/>
          <w:szCs w:val="28"/>
        </w:rPr>
      </w:pPr>
      <w:r>
        <w:rPr>
          <w:b/>
          <w:color w:val="0000FF"/>
          <w:sz w:val="28"/>
          <w:szCs w:val="28"/>
        </w:rPr>
        <w:t>34</w:t>
      </w:r>
      <w:r>
        <w:rPr>
          <w:sz w:val="28"/>
          <w:szCs w:val="28"/>
        </w:rPr>
        <w:t>.</w:t>
      </w:r>
      <w:r>
        <w:rPr>
          <w:sz w:val="28"/>
          <w:szCs w:val="28"/>
          <w:u w:val="single"/>
        </w:rPr>
        <w:tab/>
      </w:r>
      <w:r>
        <w:rPr>
          <w:sz w:val="28"/>
          <w:szCs w:val="28"/>
        </w:rPr>
        <w:t>do the cattle provide for the nomads? – Dairy products, meat and clothing.</w:t>
      </w:r>
    </w:p>
    <w:p w:rsidR="00AF2852" w:rsidRDefault="00AF2852" w:rsidP="008D1D00">
      <w:pPr>
        <w:tabs>
          <w:tab w:val="left" w:pos="-360"/>
          <w:tab w:val="left" w:pos="426"/>
          <w:tab w:val="left" w:pos="2835"/>
          <w:tab w:val="left" w:pos="5103"/>
        </w:tabs>
        <w:spacing w:after="0" w:line="288" w:lineRule="auto"/>
        <w:ind w:right="-24"/>
        <w:jc w:val="both"/>
        <w:rPr>
          <w:sz w:val="28"/>
          <w:szCs w:val="28"/>
        </w:rPr>
      </w:pPr>
      <w:r>
        <w:rPr>
          <w:b/>
          <w:sz w:val="28"/>
          <w:szCs w:val="28"/>
        </w:rPr>
        <w:tab/>
      </w:r>
      <w:r>
        <w:rPr>
          <w:b/>
          <w:color w:val="0000FF"/>
          <w:sz w:val="28"/>
          <w:szCs w:val="28"/>
        </w:rPr>
        <w:t>A</w:t>
      </w:r>
      <w:r>
        <w:rPr>
          <w:b/>
          <w:sz w:val="28"/>
          <w:szCs w:val="28"/>
        </w:rPr>
        <w:t>.</w:t>
      </w:r>
      <w:r w:rsidR="00452B7F">
        <w:rPr>
          <w:b/>
          <w:sz w:val="28"/>
          <w:szCs w:val="28"/>
        </w:rPr>
        <w:t xml:space="preserve"> </w:t>
      </w:r>
      <w:r>
        <w:rPr>
          <w:sz w:val="28"/>
          <w:szCs w:val="28"/>
        </w:rPr>
        <w:t>What</w:t>
      </w:r>
      <w:r>
        <w:rPr>
          <w:sz w:val="28"/>
          <w:szCs w:val="28"/>
        </w:rPr>
        <w:tab/>
      </w:r>
      <w:r>
        <w:rPr>
          <w:b/>
          <w:color w:val="0000FF"/>
          <w:sz w:val="28"/>
          <w:szCs w:val="28"/>
        </w:rPr>
        <w:t>B</w:t>
      </w:r>
      <w:r>
        <w:rPr>
          <w:b/>
          <w:sz w:val="28"/>
          <w:szCs w:val="28"/>
        </w:rPr>
        <w:t>.</w:t>
      </w:r>
      <w:r w:rsidR="00452B7F">
        <w:rPr>
          <w:b/>
          <w:sz w:val="28"/>
          <w:szCs w:val="28"/>
        </w:rPr>
        <w:t xml:space="preserve"> </w:t>
      </w:r>
      <w:r>
        <w:rPr>
          <w:sz w:val="28"/>
          <w:szCs w:val="28"/>
        </w:rPr>
        <w:t>Where</w:t>
      </w:r>
      <w:r>
        <w:rPr>
          <w:sz w:val="28"/>
          <w:szCs w:val="28"/>
        </w:rPr>
        <w:tab/>
      </w:r>
      <w:r>
        <w:rPr>
          <w:b/>
          <w:color w:val="0000FF"/>
          <w:sz w:val="28"/>
          <w:szCs w:val="28"/>
        </w:rPr>
        <w:t>C</w:t>
      </w:r>
      <w:r>
        <w:rPr>
          <w:b/>
          <w:sz w:val="28"/>
          <w:szCs w:val="28"/>
        </w:rPr>
        <w:t>.</w:t>
      </w:r>
      <w:r w:rsidR="00452B7F">
        <w:rPr>
          <w:b/>
          <w:sz w:val="28"/>
          <w:szCs w:val="28"/>
        </w:rPr>
        <w:t xml:space="preserve"> </w:t>
      </w:r>
      <w:r>
        <w:rPr>
          <w:sz w:val="28"/>
          <w:szCs w:val="28"/>
        </w:rPr>
        <w:t>Why</w:t>
      </w:r>
      <w:r>
        <w:rPr>
          <w:sz w:val="28"/>
          <w:szCs w:val="28"/>
        </w:rPr>
        <w:tab/>
      </w:r>
      <w:r>
        <w:rPr>
          <w:sz w:val="28"/>
          <w:szCs w:val="28"/>
        </w:rPr>
        <w:tab/>
      </w:r>
      <w:r>
        <w:rPr>
          <w:b/>
          <w:color w:val="0000FF"/>
          <w:sz w:val="28"/>
          <w:szCs w:val="28"/>
        </w:rPr>
        <w:t>D.</w:t>
      </w:r>
      <w:r w:rsidR="00452B7F">
        <w:rPr>
          <w:b/>
          <w:color w:val="0000FF"/>
          <w:sz w:val="28"/>
          <w:szCs w:val="28"/>
        </w:rPr>
        <w:t xml:space="preserve"> </w:t>
      </w:r>
      <w:r>
        <w:rPr>
          <w:sz w:val="28"/>
          <w:szCs w:val="28"/>
        </w:rPr>
        <w:t>How</w:t>
      </w:r>
    </w:p>
    <w:p w:rsidR="00AF2852" w:rsidRDefault="00AF2852" w:rsidP="008D1D00">
      <w:pPr>
        <w:tabs>
          <w:tab w:val="left" w:pos="-360"/>
          <w:tab w:val="left" w:pos="426"/>
          <w:tab w:val="left" w:pos="2835"/>
          <w:tab w:val="left" w:pos="5103"/>
        </w:tabs>
        <w:spacing w:after="0" w:line="288" w:lineRule="auto"/>
        <w:ind w:right="-24"/>
        <w:jc w:val="both"/>
        <w:rPr>
          <w:sz w:val="28"/>
          <w:szCs w:val="28"/>
        </w:rPr>
      </w:pPr>
      <w:r>
        <w:rPr>
          <w:b/>
          <w:color w:val="0000FF"/>
          <w:sz w:val="28"/>
          <w:szCs w:val="28"/>
        </w:rPr>
        <w:t>35</w:t>
      </w:r>
      <w:r>
        <w:rPr>
          <w:sz w:val="28"/>
          <w:szCs w:val="28"/>
        </w:rPr>
        <w:t xml:space="preserve">. The crops </w:t>
      </w:r>
      <w:r>
        <w:rPr>
          <w:sz w:val="28"/>
          <w:szCs w:val="28"/>
          <w:u w:val="single"/>
        </w:rPr>
        <w:tab/>
      </w:r>
      <w:r>
        <w:rPr>
          <w:sz w:val="28"/>
          <w:szCs w:val="28"/>
        </w:rPr>
        <w:t>on the weather.</w:t>
      </w:r>
    </w:p>
    <w:p w:rsidR="00AF2852" w:rsidRDefault="00AF2852" w:rsidP="008D1D00">
      <w:pPr>
        <w:tabs>
          <w:tab w:val="left" w:pos="-360"/>
          <w:tab w:val="left" w:pos="426"/>
          <w:tab w:val="left" w:pos="2835"/>
          <w:tab w:val="left" w:pos="5103"/>
        </w:tabs>
        <w:spacing w:after="0" w:line="288" w:lineRule="auto"/>
        <w:ind w:right="-24"/>
        <w:jc w:val="both"/>
        <w:rPr>
          <w:sz w:val="28"/>
          <w:szCs w:val="28"/>
        </w:rPr>
      </w:pPr>
      <w:r>
        <w:rPr>
          <w:b/>
          <w:sz w:val="28"/>
          <w:szCs w:val="28"/>
        </w:rPr>
        <w:tab/>
      </w:r>
      <w:r>
        <w:rPr>
          <w:b/>
          <w:color w:val="0000FF"/>
          <w:sz w:val="28"/>
          <w:szCs w:val="28"/>
        </w:rPr>
        <w:t>A</w:t>
      </w:r>
      <w:r>
        <w:rPr>
          <w:b/>
          <w:sz w:val="28"/>
          <w:szCs w:val="28"/>
        </w:rPr>
        <w:t>.</w:t>
      </w:r>
      <w:r w:rsidR="00452B7F">
        <w:rPr>
          <w:b/>
          <w:sz w:val="28"/>
          <w:szCs w:val="28"/>
        </w:rPr>
        <w:t xml:space="preserve"> </w:t>
      </w:r>
      <w:r>
        <w:rPr>
          <w:sz w:val="28"/>
          <w:szCs w:val="28"/>
        </w:rPr>
        <w:t>depend heavy</w:t>
      </w:r>
      <w:r>
        <w:rPr>
          <w:sz w:val="28"/>
          <w:szCs w:val="28"/>
        </w:rPr>
        <w:tab/>
      </w:r>
      <w:r>
        <w:rPr>
          <w:b/>
          <w:color w:val="0000FF"/>
          <w:sz w:val="28"/>
          <w:szCs w:val="28"/>
        </w:rPr>
        <w:t>B</w:t>
      </w:r>
      <w:r>
        <w:rPr>
          <w:b/>
          <w:sz w:val="28"/>
          <w:szCs w:val="28"/>
        </w:rPr>
        <w:t>.</w:t>
      </w:r>
      <w:r w:rsidR="00452B7F">
        <w:rPr>
          <w:b/>
          <w:sz w:val="28"/>
          <w:szCs w:val="28"/>
        </w:rPr>
        <w:t xml:space="preserve"> </w:t>
      </w:r>
      <w:r>
        <w:rPr>
          <w:sz w:val="28"/>
          <w:szCs w:val="28"/>
        </w:rPr>
        <w:t>depend heavily</w:t>
      </w:r>
      <w:r>
        <w:rPr>
          <w:sz w:val="28"/>
          <w:szCs w:val="28"/>
        </w:rPr>
        <w:tab/>
      </w:r>
      <w:r>
        <w:rPr>
          <w:b/>
          <w:color w:val="0000FF"/>
          <w:sz w:val="28"/>
          <w:szCs w:val="28"/>
        </w:rPr>
        <w:t>C</w:t>
      </w:r>
      <w:r>
        <w:rPr>
          <w:b/>
          <w:sz w:val="28"/>
          <w:szCs w:val="28"/>
        </w:rPr>
        <w:t>.</w:t>
      </w:r>
      <w:r w:rsidR="00452B7F">
        <w:rPr>
          <w:b/>
          <w:sz w:val="28"/>
          <w:szCs w:val="28"/>
        </w:rPr>
        <w:t xml:space="preserve"> </w:t>
      </w:r>
      <w:r>
        <w:rPr>
          <w:sz w:val="28"/>
          <w:szCs w:val="28"/>
        </w:rPr>
        <w:t>affect heavy</w:t>
      </w:r>
      <w:r>
        <w:rPr>
          <w:sz w:val="28"/>
          <w:szCs w:val="28"/>
        </w:rPr>
        <w:tab/>
      </w:r>
      <w:r>
        <w:rPr>
          <w:b/>
          <w:color w:val="0000FF"/>
          <w:sz w:val="28"/>
          <w:szCs w:val="28"/>
        </w:rPr>
        <w:t>D</w:t>
      </w:r>
      <w:r>
        <w:rPr>
          <w:b/>
          <w:sz w:val="28"/>
          <w:szCs w:val="28"/>
        </w:rPr>
        <w:t>.</w:t>
      </w:r>
      <w:r w:rsidR="00452B7F">
        <w:rPr>
          <w:b/>
          <w:sz w:val="28"/>
          <w:szCs w:val="28"/>
        </w:rPr>
        <w:t xml:space="preserve"> </w:t>
      </w:r>
      <w:r>
        <w:rPr>
          <w:sz w:val="28"/>
          <w:szCs w:val="28"/>
        </w:rPr>
        <w:t>affect heavily</w:t>
      </w:r>
    </w:p>
    <w:p w:rsidR="00AF2852" w:rsidRDefault="00AF2852" w:rsidP="008D1D00">
      <w:pPr>
        <w:tabs>
          <w:tab w:val="left" w:pos="-360"/>
          <w:tab w:val="left" w:pos="426"/>
          <w:tab w:val="left" w:pos="2835"/>
          <w:tab w:val="left" w:pos="5103"/>
        </w:tabs>
        <w:spacing w:after="0" w:line="288" w:lineRule="auto"/>
        <w:ind w:right="-24"/>
        <w:jc w:val="both"/>
        <w:rPr>
          <w:sz w:val="28"/>
          <w:szCs w:val="28"/>
        </w:rPr>
      </w:pPr>
      <w:r>
        <w:rPr>
          <w:b/>
          <w:color w:val="0000FF"/>
          <w:sz w:val="28"/>
          <w:szCs w:val="28"/>
        </w:rPr>
        <w:t>36</w:t>
      </w:r>
      <w:r>
        <w:rPr>
          <w:sz w:val="28"/>
          <w:szCs w:val="28"/>
        </w:rPr>
        <w:t xml:space="preserve">. Mai studies Maths a little bit </w:t>
      </w:r>
      <w:r>
        <w:rPr>
          <w:sz w:val="28"/>
          <w:szCs w:val="28"/>
          <w:u w:val="single"/>
        </w:rPr>
        <w:tab/>
      </w:r>
      <w:r>
        <w:rPr>
          <w:sz w:val="28"/>
          <w:szCs w:val="28"/>
        </w:rPr>
        <w:t>.</w:t>
      </w:r>
    </w:p>
    <w:p w:rsidR="00AF2852" w:rsidRDefault="00AF2852" w:rsidP="008D1D00">
      <w:pPr>
        <w:tabs>
          <w:tab w:val="left" w:pos="-360"/>
          <w:tab w:val="left" w:pos="426"/>
          <w:tab w:val="left" w:pos="2835"/>
          <w:tab w:val="left" w:pos="5103"/>
        </w:tabs>
        <w:spacing w:after="0" w:line="288" w:lineRule="auto"/>
        <w:ind w:right="-24"/>
        <w:jc w:val="both"/>
        <w:rPr>
          <w:sz w:val="28"/>
          <w:szCs w:val="28"/>
        </w:rPr>
      </w:pPr>
      <w:r>
        <w:rPr>
          <w:b/>
          <w:sz w:val="28"/>
          <w:szCs w:val="28"/>
        </w:rPr>
        <w:tab/>
      </w:r>
      <w:r>
        <w:rPr>
          <w:b/>
          <w:color w:val="0000FF"/>
          <w:sz w:val="28"/>
          <w:szCs w:val="28"/>
        </w:rPr>
        <w:t>A</w:t>
      </w:r>
      <w:r>
        <w:rPr>
          <w:b/>
          <w:sz w:val="28"/>
          <w:szCs w:val="28"/>
        </w:rPr>
        <w:t>.</w:t>
      </w:r>
      <w:r w:rsidR="00452B7F">
        <w:rPr>
          <w:b/>
          <w:sz w:val="28"/>
          <w:szCs w:val="28"/>
        </w:rPr>
        <w:t xml:space="preserve"> </w:t>
      </w:r>
      <w:r>
        <w:rPr>
          <w:sz w:val="28"/>
          <w:szCs w:val="28"/>
        </w:rPr>
        <w:t>bad</w:t>
      </w:r>
      <w:r>
        <w:rPr>
          <w:sz w:val="28"/>
          <w:szCs w:val="28"/>
        </w:rPr>
        <w:tab/>
      </w:r>
      <w:r>
        <w:rPr>
          <w:b/>
          <w:color w:val="0000FF"/>
          <w:sz w:val="28"/>
          <w:szCs w:val="28"/>
        </w:rPr>
        <w:t>B</w:t>
      </w:r>
      <w:r>
        <w:rPr>
          <w:b/>
          <w:sz w:val="28"/>
          <w:szCs w:val="28"/>
        </w:rPr>
        <w:t>.</w:t>
      </w:r>
      <w:r w:rsidR="00452B7F">
        <w:rPr>
          <w:b/>
          <w:sz w:val="28"/>
          <w:szCs w:val="28"/>
        </w:rPr>
        <w:t xml:space="preserve"> </w:t>
      </w:r>
      <w:r>
        <w:rPr>
          <w:sz w:val="28"/>
          <w:szCs w:val="28"/>
        </w:rPr>
        <w:t>badly</w:t>
      </w:r>
      <w:r>
        <w:rPr>
          <w:sz w:val="28"/>
          <w:szCs w:val="28"/>
        </w:rPr>
        <w:tab/>
      </w:r>
      <w:r>
        <w:rPr>
          <w:b/>
          <w:color w:val="0000FF"/>
          <w:sz w:val="28"/>
          <w:szCs w:val="28"/>
        </w:rPr>
        <w:t>C</w:t>
      </w:r>
      <w:r>
        <w:rPr>
          <w:b/>
          <w:sz w:val="28"/>
          <w:szCs w:val="28"/>
        </w:rPr>
        <w:t>.</w:t>
      </w:r>
      <w:r w:rsidR="00452B7F">
        <w:rPr>
          <w:b/>
          <w:sz w:val="28"/>
          <w:szCs w:val="28"/>
        </w:rPr>
        <w:t xml:space="preserve"> </w:t>
      </w:r>
      <w:r>
        <w:rPr>
          <w:sz w:val="28"/>
          <w:szCs w:val="28"/>
        </w:rPr>
        <w:t>good</w:t>
      </w:r>
      <w:r>
        <w:rPr>
          <w:sz w:val="28"/>
          <w:szCs w:val="28"/>
        </w:rPr>
        <w:tab/>
      </w:r>
      <w:r>
        <w:rPr>
          <w:sz w:val="28"/>
          <w:szCs w:val="28"/>
        </w:rPr>
        <w:tab/>
      </w:r>
      <w:r>
        <w:rPr>
          <w:b/>
          <w:color w:val="0000FF"/>
          <w:sz w:val="28"/>
          <w:szCs w:val="28"/>
        </w:rPr>
        <w:t>D</w:t>
      </w:r>
      <w:r>
        <w:rPr>
          <w:b/>
          <w:sz w:val="28"/>
          <w:szCs w:val="28"/>
        </w:rPr>
        <w:t>.</w:t>
      </w:r>
      <w:r w:rsidR="00452B7F">
        <w:rPr>
          <w:b/>
          <w:sz w:val="28"/>
          <w:szCs w:val="28"/>
        </w:rPr>
        <w:t xml:space="preserve"> </w:t>
      </w:r>
      <w:r>
        <w:rPr>
          <w:sz w:val="28"/>
          <w:szCs w:val="28"/>
        </w:rPr>
        <w:t>smartly</w:t>
      </w:r>
    </w:p>
    <w:p w:rsidR="00AF2852" w:rsidRDefault="00AF2852" w:rsidP="008D1D00">
      <w:pPr>
        <w:tabs>
          <w:tab w:val="left" w:pos="-360"/>
          <w:tab w:val="left" w:pos="426"/>
          <w:tab w:val="left" w:pos="2835"/>
          <w:tab w:val="left" w:pos="5103"/>
        </w:tabs>
        <w:spacing w:after="0" w:line="288" w:lineRule="auto"/>
        <w:ind w:right="-24"/>
        <w:jc w:val="both"/>
        <w:rPr>
          <w:sz w:val="28"/>
          <w:szCs w:val="28"/>
          <w:u w:val="single"/>
        </w:rPr>
      </w:pPr>
      <w:r>
        <w:rPr>
          <w:b/>
          <w:color w:val="0000FF"/>
          <w:sz w:val="28"/>
          <w:szCs w:val="28"/>
        </w:rPr>
        <w:t xml:space="preserve">37. </w:t>
      </w:r>
      <w:r>
        <w:rPr>
          <w:sz w:val="28"/>
          <w:szCs w:val="28"/>
        </w:rPr>
        <w:t>During the festival, they fly many</w:t>
      </w:r>
      <w:r>
        <w:rPr>
          <w:sz w:val="28"/>
          <w:szCs w:val="28"/>
          <w:u w:val="single"/>
        </w:rPr>
        <w:tab/>
      </w:r>
      <w:r>
        <w:rPr>
          <w:sz w:val="28"/>
          <w:szCs w:val="28"/>
        </w:rPr>
        <w:t xml:space="preserve"> kites in different shapes and sizes.</w:t>
      </w:r>
    </w:p>
    <w:p w:rsidR="00AF2852" w:rsidRDefault="00AF2852" w:rsidP="008D1D00">
      <w:pPr>
        <w:tabs>
          <w:tab w:val="left" w:pos="-360"/>
          <w:tab w:val="left" w:pos="426"/>
          <w:tab w:val="left" w:pos="2835"/>
          <w:tab w:val="left" w:pos="5103"/>
        </w:tabs>
        <w:spacing w:after="0" w:line="288" w:lineRule="auto"/>
        <w:ind w:right="-24"/>
        <w:jc w:val="both"/>
        <w:rPr>
          <w:sz w:val="28"/>
          <w:szCs w:val="28"/>
        </w:rPr>
      </w:pPr>
      <w:r>
        <w:rPr>
          <w:b/>
          <w:sz w:val="28"/>
          <w:szCs w:val="28"/>
        </w:rPr>
        <w:tab/>
      </w:r>
      <w:r>
        <w:rPr>
          <w:b/>
          <w:color w:val="0000FF"/>
          <w:sz w:val="28"/>
          <w:szCs w:val="28"/>
        </w:rPr>
        <w:t>A</w:t>
      </w:r>
      <w:r>
        <w:rPr>
          <w:b/>
          <w:sz w:val="28"/>
          <w:szCs w:val="28"/>
        </w:rPr>
        <w:t>.</w:t>
      </w:r>
      <w:r w:rsidR="00452B7F">
        <w:rPr>
          <w:b/>
          <w:sz w:val="28"/>
          <w:szCs w:val="28"/>
        </w:rPr>
        <w:t xml:space="preserve"> </w:t>
      </w:r>
      <w:r>
        <w:rPr>
          <w:sz w:val="28"/>
          <w:szCs w:val="28"/>
        </w:rPr>
        <w:t>colour</w:t>
      </w:r>
      <w:r>
        <w:rPr>
          <w:sz w:val="28"/>
          <w:szCs w:val="28"/>
        </w:rPr>
        <w:tab/>
      </w:r>
      <w:r>
        <w:rPr>
          <w:b/>
          <w:color w:val="0000FF"/>
          <w:sz w:val="28"/>
          <w:szCs w:val="28"/>
        </w:rPr>
        <w:t>B</w:t>
      </w:r>
      <w:r>
        <w:rPr>
          <w:b/>
          <w:sz w:val="28"/>
          <w:szCs w:val="28"/>
        </w:rPr>
        <w:t>.</w:t>
      </w:r>
      <w:r w:rsidR="00452B7F">
        <w:rPr>
          <w:b/>
          <w:sz w:val="28"/>
          <w:szCs w:val="28"/>
        </w:rPr>
        <w:t xml:space="preserve"> </w:t>
      </w:r>
      <w:r>
        <w:rPr>
          <w:sz w:val="28"/>
          <w:szCs w:val="28"/>
        </w:rPr>
        <w:t>colourless</w:t>
      </w:r>
      <w:r>
        <w:rPr>
          <w:sz w:val="28"/>
          <w:szCs w:val="28"/>
        </w:rPr>
        <w:tab/>
      </w:r>
      <w:r>
        <w:rPr>
          <w:b/>
          <w:color w:val="0000FF"/>
          <w:sz w:val="28"/>
          <w:szCs w:val="28"/>
        </w:rPr>
        <w:t>C</w:t>
      </w:r>
      <w:r>
        <w:rPr>
          <w:b/>
          <w:sz w:val="28"/>
          <w:szCs w:val="28"/>
        </w:rPr>
        <w:t>.</w:t>
      </w:r>
      <w:r w:rsidR="00452B7F">
        <w:rPr>
          <w:b/>
          <w:sz w:val="28"/>
          <w:szCs w:val="28"/>
        </w:rPr>
        <w:t xml:space="preserve"> </w:t>
      </w:r>
      <w:r>
        <w:rPr>
          <w:sz w:val="28"/>
          <w:szCs w:val="28"/>
        </w:rPr>
        <w:t>colourful</w:t>
      </w:r>
      <w:r>
        <w:rPr>
          <w:sz w:val="28"/>
          <w:szCs w:val="28"/>
        </w:rPr>
        <w:tab/>
      </w:r>
      <w:r>
        <w:rPr>
          <w:sz w:val="28"/>
          <w:szCs w:val="28"/>
        </w:rPr>
        <w:tab/>
      </w:r>
      <w:r>
        <w:rPr>
          <w:b/>
          <w:color w:val="0000FF"/>
          <w:sz w:val="28"/>
          <w:szCs w:val="28"/>
        </w:rPr>
        <w:t>D</w:t>
      </w:r>
      <w:r>
        <w:rPr>
          <w:b/>
          <w:sz w:val="28"/>
          <w:szCs w:val="28"/>
        </w:rPr>
        <w:t>.</w:t>
      </w:r>
      <w:r w:rsidR="00452B7F">
        <w:rPr>
          <w:b/>
          <w:sz w:val="28"/>
          <w:szCs w:val="28"/>
        </w:rPr>
        <w:t xml:space="preserve"> </w:t>
      </w:r>
      <w:r>
        <w:rPr>
          <w:sz w:val="28"/>
          <w:szCs w:val="28"/>
        </w:rPr>
        <w:t>colouring</w:t>
      </w:r>
    </w:p>
    <w:p w:rsidR="00AF2852" w:rsidRDefault="00AF2852" w:rsidP="008D1D00">
      <w:pPr>
        <w:tabs>
          <w:tab w:val="left" w:pos="-360"/>
          <w:tab w:val="left" w:pos="426"/>
          <w:tab w:val="left" w:pos="2835"/>
          <w:tab w:val="left" w:pos="5103"/>
        </w:tabs>
        <w:spacing w:after="0" w:line="288" w:lineRule="auto"/>
        <w:ind w:right="-24"/>
        <w:jc w:val="both"/>
        <w:rPr>
          <w:sz w:val="28"/>
          <w:szCs w:val="28"/>
        </w:rPr>
      </w:pPr>
      <w:r>
        <w:rPr>
          <w:b/>
          <w:color w:val="0000FF"/>
          <w:sz w:val="28"/>
          <w:szCs w:val="28"/>
        </w:rPr>
        <w:t>38</w:t>
      </w:r>
      <w:r>
        <w:rPr>
          <w:sz w:val="28"/>
          <w:szCs w:val="28"/>
        </w:rPr>
        <w:t>. An old woman was</w:t>
      </w:r>
      <w:r>
        <w:rPr>
          <w:sz w:val="28"/>
          <w:szCs w:val="28"/>
          <w:u w:val="single"/>
        </w:rPr>
        <w:tab/>
      </w:r>
      <w:r>
        <w:rPr>
          <w:sz w:val="28"/>
          <w:szCs w:val="28"/>
        </w:rPr>
        <w:t xml:space="preserve">the goats up the mountainside. </w:t>
      </w:r>
    </w:p>
    <w:p w:rsidR="00AF2852" w:rsidRDefault="00AF2852" w:rsidP="008D1D00">
      <w:pPr>
        <w:tabs>
          <w:tab w:val="left" w:pos="-360"/>
          <w:tab w:val="left" w:pos="426"/>
          <w:tab w:val="left" w:pos="2835"/>
          <w:tab w:val="left" w:pos="5103"/>
        </w:tabs>
        <w:spacing w:after="0" w:line="288" w:lineRule="auto"/>
        <w:ind w:right="-24"/>
        <w:jc w:val="both"/>
        <w:rPr>
          <w:sz w:val="28"/>
          <w:szCs w:val="28"/>
        </w:rPr>
      </w:pPr>
      <w:r>
        <w:rPr>
          <w:b/>
          <w:sz w:val="28"/>
          <w:szCs w:val="28"/>
        </w:rPr>
        <w:tab/>
      </w:r>
      <w:r>
        <w:rPr>
          <w:b/>
          <w:color w:val="0000FF"/>
          <w:sz w:val="28"/>
          <w:szCs w:val="28"/>
        </w:rPr>
        <w:t>A</w:t>
      </w:r>
      <w:r>
        <w:rPr>
          <w:b/>
          <w:sz w:val="28"/>
          <w:szCs w:val="28"/>
        </w:rPr>
        <w:t>.</w:t>
      </w:r>
      <w:r w:rsidR="00452B7F">
        <w:rPr>
          <w:b/>
          <w:sz w:val="28"/>
          <w:szCs w:val="28"/>
        </w:rPr>
        <w:t xml:space="preserve"> </w:t>
      </w:r>
      <w:r>
        <w:rPr>
          <w:sz w:val="28"/>
          <w:szCs w:val="28"/>
        </w:rPr>
        <w:t>riding</w:t>
      </w:r>
      <w:r>
        <w:rPr>
          <w:sz w:val="28"/>
          <w:szCs w:val="28"/>
        </w:rPr>
        <w:tab/>
      </w:r>
      <w:r>
        <w:rPr>
          <w:b/>
          <w:color w:val="0000FF"/>
          <w:sz w:val="28"/>
          <w:szCs w:val="28"/>
        </w:rPr>
        <w:t>B</w:t>
      </w:r>
      <w:r>
        <w:rPr>
          <w:b/>
          <w:sz w:val="28"/>
          <w:szCs w:val="28"/>
        </w:rPr>
        <w:t>.</w:t>
      </w:r>
      <w:r w:rsidR="00452B7F">
        <w:rPr>
          <w:b/>
          <w:sz w:val="28"/>
          <w:szCs w:val="28"/>
        </w:rPr>
        <w:t xml:space="preserve"> </w:t>
      </w:r>
      <w:r>
        <w:rPr>
          <w:sz w:val="28"/>
          <w:szCs w:val="28"/>
        </w:rPr>
        <w:t>taking</w:t>
      </w:r>
      <w:r>
        <w:rPr>
          <w:sz w:val="28"/>
          <w:szCs w:val="28"/>
        </w:rPr>
        <w:tab/>
      </w:r>
      <w:r>
        <w:rPr>
          <w:b/>
          <w:color w:val="0000FF"/>
          <w:sz w:val="28"/>
          <w:szCs w:val="28"/>
        </w:rPr>
        <w:t>C</w:t>
      </w:r>
      <w:r>
        <w:rPr>
          <w:b/>
          <w:sz w:val="28"/>
          <w:szCs w:val="28"/>
        </w:rPr>
        <w:t>.</w:t>
      </w:r>
      <w:r w:rsidR="00452B7F">
        <w:rPr>
          <w:b/>
          <w:sz w:val="28"/>
          <w:szCs w:val="28"/>
        </w:rPr>
        <w:t xml:space="preserve"> </w:t>
      </w:r>
      <w:r>
        <w:rPr>
          <w:sz w:val="28"/>
          <w:szCs w:val="28"/>
        </w:rPr>
        <w:t>herding</w:t>
      </w:r>
      <w:r>
        <w:rPr>
          <w:sz w:val="28"/>
          <w:szCs w:val="28"/>
        </w:rPr>
        <w:tab/>
      </w:r>
      <w:r>
        <w:rPr>
          <w:sz w:val="28"/>
          <w:szCs w:val="28"/>
        </w:rPr>
        <w:tab/>
      </w:r>
      <w:r>
        <w:rPr>
          <w:b/>
          <w:color w:val="0000FF"/>
          <w:sz w:val="28"/>
          <w:szCs w:val="28"/>
        </w:rPr>
        <w:t>D</w:t>
      </w:r>
      <w:r>
        <w:rPr>
          <w:b/>
          <w:sz w:val="28"/>
          <w:szCs w:val="28"/>
        </w:rPr>
        <w:t>.</w:t>
      </w:r>
      <w:r w:rsidR="00452B7F">
        <w:rPr>
          <w:b/>
          <w:sz w:val="28"/>
          <w:szCs w:val="28"/>
        </w:rPr>
        <w:t xml:space="preserve"> </w:t>
      </w:r>
      <w:r>
        <w:rPr>
          <w:sz w:val="28"/>
          <w:szCs w:val="28"/>
        </w:rPr>
        <w:t>running</w:t>
      </w:r>
    </w:p>
    <w:p w:rsidR="00AF2852" w:rsidRDefault="00AF2852" w:rsidP="008D1D00">
      <w:pPr>
        <w:tabs>
          <w:tab w:val="left" w:pos="-360"/>
          <w:tab w:val="left" w:pos="426"/>
          <w:tab w:val="left" w:pos="2835"/>
          <w:tab w:val="left" w:pos="5103"/>
        </w:tabs>
        <w:spacing w:after="0" w:line="288" w:lineRule="auto"/>
        <w:ind w:right="-24"/>
        <w:jc w:val="both"/>
        <w:rPr>
          <w:sz w:val="28"/>
          <w:szCs w:val="28"/>
        </w:rPr>
      </w:pPr>
      <w:r>
        <w:rPr>
          <w:b/>
          <w:color w:val="0000FF"/>
          <w:sz w:val="28"/>
          <w:szCs w:val="28"/>
        </w:rPr>
        <w:t>39</w:t>
      </w:r>
      <w:r>
        <w:rPr>
          <w:sz w:val="28"/>
          <w:szCs w:val="28"/>
        </w:rPr>
        <w:t>.</w:t>
      </w:r>
      <w:r>
        <w:rPr>
          <w:sz w:val="28"/>
          <w:szCs w:val="28"/>
          <w:u w:val="single"/>
        </w:rPr>
        <w:tab/>
      </w:r>
      <w:r>
        <w:rPr>
          <w:sz w:val="28"/>
          <w:szCs w:val="28"/>
        </w:rPr>
        <w:t>is the festival celebrated? – Every year.</w:t>
      </w:r>
    </w:p>
    <w:p w:rsidR="00AF2852" w:rsidRDefault="00AF2852" w:rsidP="008D1D00">
      <w:pPr>
        <w:tabs>
          <w:tab w:val="left" w:pos="-360"/>
          <w:tab w:val="left" w:pos="426"/>
          <w:tab w:val="left" w:pos="2835"/>
          <w:tab w:val="left" w:pos="5103"/>
        </w:tabs>
        <w:spacing w:after="0" w:line="288" w:lineRule="auto"/>
        <w:ind w:right="-24"/>
        <w:jc w:val="both"/>
        <w:rPr>
          <w:sz w:val="28"/>
          <w:szCs w:val="28"/>
        </w:rPr>
      </w:pPr>
      <w:r>
        <w:rPr>
          <w:b/>
          <w:sz w:val="28"/>
          <w:szCs w:val="28"/>
        </w:rPr>
        <w:tab/>
      </w:r>
      <w:r>
        <w:rPr>
          <w:b/>
          <w:color w:val="0000FF"/>
          <w:sz w:val="28"/>
          <w:szCs w:val="28"/>
        </w:rPr>
        <w:t>A</w:t>
      </w:r>
      <w:r>
        <w:rPr>
          <w:b/>
          <w:sz w:val="28"/>
          <w:szCs w:val="28"/>
        </w:rPr>
        <w:t>.</w:t>
      </w:r>
      <w:r w:rsidR="00452B7F">
        <w:rPr>
          <w:b/>
          <w:sz w:val="28"/>
          <w:szCs w:val="28"/>
        </w:rPr>
        <w:t xml:space="preserve"> </w:t>
      </w:r>
      <w:r>
        <w:rPr>
          <w:sz w:val="28"/>
          <w:szCs w:val="28"/>
        </w:rPr>
        <w:t>When</w:t>
      </w:r>
      <w:r>
        <w:rPr>
          <w:sz w:val="28"/>
          <w:szCs w:val="28"/>
        </w:rPr>
        <w:tab/>
      </w:r>
      <w:r>
        <w:rPr>
          <w:b/>
          <w:color w:val="0000FF"/>
          <w:sz w:val="28"/>
          <w:szCs w:val="28"/>
        </w:rPr>
        <w:t>B</w:t>
      </w:r>
      <w:r>
        <w:rPr>
          <w:b/>
          <w:sz w:val="28"/>
          <w:szCs w:val="28"/>
        </w:rPr>
        <w:t>.</w:t>
      </w:r>
      <w:r w:rsidR="00452B7F">
        <w:rPr>
          <w:b/>
          <w:sz w:val="28"/>
          <w:szCs w:val="28"/>
        </w:rPr>
        <w:t xml:space="preserve"> </w:t>
      </w:r>
      <w:r>
        <w:rPr>
          <w:sz w:val="28"/>
          <w:szCs w:val="28"/>
        </w:rPr>
        <w:t>How often</w:t>
      </w:r>
      <w:r>
        <w:rPr>
          <w:sz w:val="28"/>
          <w:szCs w:val="28"/>
        </w:rPr>
        <w:tab/>
      </w:r>
      <w:r>
        <w:rPr>
          <w:b/>
          <w:color w:val="0000FF"/>
          <w:sz w:val="28"/>
          <w:szCs w:val="28"/>
        </w:rPr>
        <w:t>C</w:t>
      </w:r>
      <w:r>
        <w:rPr>
          <w:b/>
          <w:sz w:val="28"/>
          <w:szCs w:val="28"/>
        </w:rPr>
        <w:t>.</w:t>
      </w:r>
      <w:r w:rsidR="00452B7F">
        <w:rPr>
          <w:b/>
          <w:sz w:val="28"/>
          <w:szCs w:val="28"/>
        </w:rPr>
        <w:t xml:space="preserve"> </w:t>
      </w:r>
      <w:r>
        <w:rPr>
          <w:sz w:val="28"/>
          <w:szCs w:val="28"/>
        </w:rPr>
        <w:t>How</w:t>
      </w:r>
      <w:r>
        <w:rPr>
          <w:sz w:val="28"/>
          <w:szCs w:val="28"/>
        </w:rPr>
        <w:tab/>
      </w:r>
      <w:r>
        <w:rPr>
          <w:sz w:val="28"/>
          <w:szCs w:val="28"/>
        </w:rPr>
        <w:tab/>
      </w:r>
      <w:r>
        <w:rPr>
          <w:b/>
          <w:color w:val="0000FF"/>
          <w:sz w:val="28"/>
          <w:szCs w:val="28"/>
        </w:rPr>
        <w:t>D</w:t>
      </w:r>
      <w:r>
        <w:rPr>
          <w:b/>
          <w:sz w:val="28"/>
          <w:szCs w:val="28"/>
        </w:rPr>
        <w:t>.</w:t>
      </w:r>
      <w:r w:rsidR="00452B7F">
        <w:rPr>
          <w:b/>
          <w:sz w:val="28"/>
          <w:szCs w:val="28"/>
        </w:rPr>
        <w:t xml:space="preserve"> </w:t>
      </w:r>
      <w:r>
        <w:rPr>
          <w:sz w:val="28"/>
          <w:szCs w:val="28"/>
        </w:rPr>
        <w:t>What</w:t>
      </w:r>
    </w:p>
    <w:p w:rsidR="00AF2852" w:rsidRDefault="00AF2852" w:rsidP="008D1D00">
      <w:pPr>
        <w:tabs>
          <w:tab w:val="left" w:pos="-360"/>
          <w:tab w:val="left" w:pos="426"/>
          <w:tab w:val="left" w:pos="2835"/>
          <w:tab w:val="left" w:pos="5103"/>
        </w:tabs>
        <w:spacing w:after="0" w:line="288" w:lineRule="auto"/>
        <w:ind w:right="-24"/>
        <w:jc w:val="both"/>
        <w:rPr>
          <w:sz w:val="28"/>
          <w:szCs w:val="28"/>
        </w:rPr>
      </w:pPr>
      <w:r>
        <w:rPr>
          <w:b/>
          <w:color w:val="0000FF"/>
          <w:sz w:val="28"/>
          <w:szCs w:val="28"/>
        </w:rPr>
        <w:t>40</w:t>
      </w:r>
      <w:r>
        <w:rPr>
          <w:sz w:val="28"/>
          <w:szCs w:val="28"/>
        </w:rPr>
        <w:t>. There are no high buildings to block</w:t>
      </w:r>
      <w:r>
        <w:rPr>
          <w:sz w:val="28"/>
          <w:szCs w:val="28"/>
          <w:u w:val="single"/>
        </w:rPr>
        <w:tab/>
      </w:r>
      <w:r>
        <w:rPr>
          <w:sz w:val="28"/>
          <w:szCs w:val="28"/>
          <w:u w:val="single"/>
        </w:rPr>
        <w:tab/>
      </w:r>
      <w:r>
        <w:rPr>
          <w:sz w:val="28"/>
          <w:szCs w:val="28"/>
        </w:rPr>
        <w:t xml:space="preserve">in our village. </w:t>
      </w:r>
    </w:p>
    <w:p w:rsidR="00AF2852" w:rsidRDefault="00AF2852" w:rsidP="008D1D00">
      <w:pPr>
        <w:tabs>
          <w:tab w:val="left" w:pos="-360"/>
          <w:tab w:val="left" w:pos="426"/>
          <w:tab w:val="left" w:pos="2835"/>
          <w:tab w:val="left" w:pos="5103"/>
        </w:tabs>
        <w:spacing w:after="0" w:line="288" w:lineRule="auto"/>
        <w:ind w:right="-24" w:hanging="360"/>
        <w:jc w:val="both"/>
        <w:rPr>
          <w:sz w:val="28"/>
          <w:szCs w:val="28"/>
        </w:rPr>
      </w:pPr>
      <w:r>
        <w:rPr>
          <w:b/>
          <w:sz w:val="28"/>
          <w:szCs w:val="28"/>
        </w:rPr>
        <w:tab/>
      </w:r>
      <w:r>
        <w:rPr>
          <w:b/>
          <w:sz w:val="28"/>
          <w:szCs w:val="28"/>
        </w:rPr>
        <w:tab/>
      </w:r>
      <w:r>
        <w:rPr>
          <w:b/>
          <w:color w:val="0000FF"/>
          <w:sz w:val="28"/>
          <w:szCs w:val="28"/>
        </w:rPr>
        <w:t>A</w:t>
      </w:r>
      <w:r>
        <w:rPr>
          <w:b/>
          <w:sz w:val="28"/>
          <w:szCs w:val="28"/>
        </w:rPr>
        <w:t>.</w:t>
      </w:r>
      <w:r w:rsidR="00452B7F">
        <w:rPr>
          <w:b/>
          <w:sz w:val="28"/>
          <w:szCs w:val="28"/>
        </w:rPr>
        <w:t xml:space="preserve"> </w:t>
      </w:r>
      <w:r>
        <w:rPr>
          <w:sz w:val="28"/>
          <w:szCs w:val="28"/>
        </w:rPr>
        <w:t>view</w:t>
      </w:r>
      <w:r>
        <w:rPr>
          <w:sz w:val="28"/>
          <w:szCs w:val="28"/>
        </w:rPr>
        <w:tab/>
      </w:r>
      <w:r>
        <w:rPr>
          <w:b/>
          <w:color w:val="0000FF"/>
          <w:sz w:val="28"/>
          <w:szCs w:val="28"/>
        </w:rPr>
        <w:t>B</w:t>
      </w:r>
      <w:r>
        <w:rPr>
          <w:b/>
          <w:sz w:val="28"/>
          <w:szCs w:val="28"/>
        </w:rPr>
        <w:t>.</w:t>
      </w:r>
      <w:r w:rsidR="00452B7F">
        <w:rPr>
          <w:b/>
          <w:sz w:val="28"/>
          <w:szCs w:val="28"/>
        </w:rPr>
        <w:t xml:space="preserve"> </w:t>
      </w:r>
      <w:r>
        <w:rPr>
          <w:sz w:val="28"/>
          <w:szCs w:val="28"/>
        </w:rPr>
        <w:t>a view</w:t>
      </w:r>
      <w:r>
        <w:rPr>
          <w:sz w:val="28"/>
          <w:szCs w:val="28"/>
        </w:rPr>
        <w:tab/>
      </w:r>
      <w:r>
        <w:rPr>
          <w:b/>
          <w:color w:val="0000FF"/>
          <w:sz w:val="28"/>
          <w:szCs w:val="28"/>
        </w:rPr>
        <w:t>C</w:t>
      </w:r>
      <w:r>
        <w:rPr>
          <w:b/>
          <w:sz w:val="28"/>
          <w:szCs w:val="28"/>
        </w:rPr>
        <w:t>.</w:t>
      </w:r>
      <w:r w:rsidR="00452B7F">
        <w:rPr>
          <w:b/>
          <w:sz w:val="28"/>
          <w:szCs w:val="28"/>
        </w:rPr>
        <w:t xml:space="preserve"> </w:t>
      </w:r>
      <w:r>
        <w:rPr>
          <w:sz w:val="28"/>
          <w:szCs w:val="28"/>
        </w:rPr>
        <w:t>some view</w:t>
      </w:r>
      <w:r>
        <w:rPr>
          <w:sz w:val="28"/>
          <w:szCs w:val="28"/>
        </w:rPr>
        <w:tab/>
      </w:r>
      <w:r>
        <w:rPr>
          <w:b/>
          <w:color w:val="0000FF"/>
          <w:sz w:val="28"/>
          <w:szCs w:val="28"/>
        </w:rPr>
        <w:t>D</w:t>
      </w:r>
      <w:r>
        <w:rPr>
          <w:b/>
          <w:sz w:val="28"/>
          <w:szCs w:val="28"/>
        </w:rPr>
        <w:t>.</w:t>
      </w:r>
      <w:r w:rsidR="00452B7F">
        <w:rPr>
          <w:b/>
          <w:sz w:val="28"/>
          <w:szCs w:val="28"/>
        </w:rPr>
        <w:t xml:space="preserve"> </w:t>
      </w:r>
      <w:r>
        <w:rPr>
          <w:sz w:val="28"/>
          <w:szCs w:val="28"/>
        </w:rPr>
        <w:t>the view</w:t>
      </w:r>
    </w:p>
    <w:p w:rsidR="00AF2852" w:rsidRDefault="00AF2852" w:rsidP="008D1D00">
      <w:pPr>
        <w:tabs>
          <w:tab w:val="left" w:pos="360"/>
        </w:tabs>
        <w:spacing w:after="0" w:line="288" w:lineRule="auto"/>
        <w:jc w:val="both"/>
        <w:rPr>
          <w:sz w:val="28"/>
          <w:szCs w:val="28"/>
        </w:rPr>
      </w:pPr>
      <w:r>
        <w:rPr>
          <w:b/>
          <w:color w:val="0000FF"/>
          <w:sz w:val="28"/>
          <w:szCs w:val="28"/>
        </w:rPr>
        <w:t>41.</w:t>
      </w:r>
      <w:r>
        <w:rPr>
          <w:sz w:val="28"/>
          <w:szCs w:val="28"/>
        </w:rPr>
        <w:tab/>
        <w:t>The Dao in the Sapa area is famous ________ its “love market.”</w:t>
      </w:r>
    </w:p>
    <w:p w:rsidR="00AF2852" w:rsidRDefault="00AF2852" w:rsidP="008D1D00">
      <w:pPr>
        <w:tabs>
          <w:tab w:val="left" w:pos="360"/>
          <w:tab w:val="left" w:pos="2835"/>
          <w:tab w:val="left" w:pos="5103"/>
          <w:tab w:val="left" w:pos="7230"/>
        </w:tabs>
        <w:spacing w:after="0" w:line="288" w:lineRule="auto"/>
        <w:jc w:val="both"/>
        <w:rPr>
          <w:sz w:val="28"/>
          <w:szCs w:val="28"/>
        </w:rPr>
      </w:pPr>
      <w:r>
        <w:rPr>
          <w:sz w:val="28"/>
          <w:szCs w:val="28"/>
        </w:rPr>
        <w:tab/>
      </w:r>
      <w:r>
        <w:rPr>
          <w:b/>
          <w:color w:val="0000FF"/>
          <w:sz w:val="28"/>
          <w:szCs w:val="28"/>
        </w:rPr>
        <w:t>A</w:t>
      </w:r>
      <w:r>
        <w:rPr>
          <w:sz w:val="28"/>
          <w:szCs w:val="28"/>
        </w:rPr>
        <w:t>. for</w:t>
      </w:r>
      <w:r>
        <w:rPr>
          <w:sz w:val="28"/>
          <w:szCs w:val="28"/>
        </w:rPr>
        <w:tab/>
      </w:r>
      <w:r>
        <w:rPr>
          <w:b/>
          <w:color w:val="0000FF"/>
          <w:sz w:val="28"/>
          <w:szCs w:val="28"/>
        </w:rPr>
        <w:t>B</w:t>
      </w:r>
      <w:r>
        <w:rPr>
          <w:sz w:val="28"/>
          <w:szCs w:val="28"/>
        </w:rPr>
        <w:t>. in</w:t>
      </w:r>
      <w:r>
        <w:rPr>
          <w:sz w:val="28"/>
          <w:szCs w:val="28"/>
        </w:rPr>
        <w:tab/>
      </w:r>
      <w:r>
        <w:rPr>
          <w:b/>
          <w:color w:val="0000FF"/>
          <w:sz w:val="28"/>
          <w:szCs w:val="28"/>
        </w:rPr>
        <w:t>C</w:t>
      </w:r>
      <w:r>
        <w:rPr>
          <w:sz w:val="28"/>
          <w:szCs w:val="28"/>
        </w:rPr>
        <w:t>. with</w:t>
      </w:r>
      <w:r>
        <w:rPr>
          <w:sz w:val="28"/>
          <w:szCs w:val="28"/>
        </w:rPr>
        <w:tab/>
      </w:r>
      <w:r>
        <w:rPr>
          <w:b/>
          <w:color w:val="0000FF"/>
          <w:sz w:val="28"/>
          <w:szCs w:val="28"/>
        </w:rPr>
        <w:t>D</w:t>
      </w:r>
      <w:r>
        <w:rPr>
          <w:sz w:val="28"/>
          <w:szCs w:val="28"/>
        </w:rPr>
        <w:t>. to</w:t>
      </w:r>
    </w:p>
    <w:p w:rsidR="00AF2852" w:rsidRDefault="00AF2852" w:rsidP="008D1D00">
      <w:pPr>
        <w:tabs>
          <w:tab w:val="left" w:pos="360"/>
        </w:tabs>
        <w:spacing w:after="0" w:line="288" w:lineRule="auto"/>
        <w:jc w:val="both"/>
        <w:rPr>
          <w:sz w:val="28"/>
          <w:szCs w:val="28"/>
        </w:rPr>
      </w:pPr>
      <w:r>
        <w:rPr>
          <w:b/>
          <w:color w:val="0000FF"/>
          <w:sz w:val="28"/>
          <w:szCs w:val="28"/>
        </w:rPr>
        <w:t>42</w:t>
      </w:r>
      <w:r>
        <w:rPr>
          <w:sz w:val="28"/>
          <w:szCs w:val="28"/>
        </w:rPr>
        <w:t>.</w:t>
      </w:r>
      <w:r>
        <w:rPr>
          <w:sz w:val="28"/>
          <w:szCs w:val="28"/>
        </w:rPr>
        <w:tab/>
        <w:t>The Thai live ________ farming on their burnt-over land and wet-rice terraced fields.</w:t>
      </w:r>
    </w:p>
    <w:p w:rsidR="00AF2852" w:rsidRDefault="00AF2852" w:rsidP="008D1D00">
      <w:pPr>
        <w:tabs>
          <w:tab w:val="left" w:pos="360"/>
          <w:tab w:val="left" w:pos="2835"/>
          <w:tab w:val="left" w:pos="5103"/>
          <w:tab w:val="left" w:pos="7230"/>
        </w:tabs>
        <w:spacing w:after="0" w:line="288" w:lineRule="auto"/>
        <w:jc w:val="both"/>
        <w:rPr>
          <w:sz w:val="28"/>
          <w:szCs w:val="28"/>
        </w:rPr>
      </w:pPr>
      <w:r>
        <w:rPr>
          <w:sz w:val="28"/>
          <w:szCs w:val="28"/>
        </w:rPr>
        <w:tab/>
      </w:r>
      <w:r>
        <w:rPr>
          <w:b/>
          <w:color w:val="0000FF"/>
          <w:sz w:val="28"/>
          <w:szCs w:val="28"/>
        </w:rPr>
        <w:t>A</w:t>
      </w:r>
      <w:r>
        <w:rPr>
          <w:sz w:val="28"/>
          <w:szCs w:val="28"/>
        </w:rPr>
        <w:t>. in</w:t>
      </w:r>
      <w:r>
        <w:rPr>
          <w:sz w:val="28"/>
          <w:szCs w:val="28"/>
        </w:rPr>
        <w:tab/>
      </w:r>
      <w:r>
        <w:rPr>
          <w:b/>
          <w:color w:val="0000FF"/>
          <w:sz w:val="28"/>
          <w:szCs w:val="28"/>
        </w:rPr>
        <w:t>B</w:t>
      </w:r>
      <w:r>
        <w:rPr>
          <w:sz w:val="28"/>
          <w:szCs w:val="28"/>
        </w:rPr>
        <w:t>. on</w:t>
      </w:r>
      <w:r>
        <w:rPr>
          <w:sz w:val="28"/>
          <w:szCs w:val="28"/>
        </w:rPr>
        <w:tab/>
      </w:r>
      <w:r>
        <w:rPr>
          <w:b/>
          <w:color w:val="0000FF"/>
          <w:sz w:val="28"/>
          <w:szCs w:val="28"/>
        </w:rPr>
        <w:t>C</w:t>
      </w:r>
      <w:r>
        <w:rPr>
          <w:sz w:val="28"/>
          <w:szCs w:val="28"/>
        </w:rPr>
        <w:t>. out</w:t>
      </w:r>
      <w:r>
        <w:rPr>
          <w:sz w:val="28"/>
          <w:szCs w:val="28"/>
        </w:rPr>
        <w:tab/>
      </w:r>
      <w:r>
        <w:rPr>
          <w:b/>
          <w:color w:val="0000FF"/>
          <w:sz w:val="28"/>
          <w:szCs w:val="28"/>
        </w:rPr>
        <w:t>D</w:t>
      </w:r>
      <w:r>
        <w:rPr>
          <w:sz w:val="28"/>
          <w:szCs w:val="28"/>
        </w:rPr>
        <w:t>. up</w:t>
      </w:r>
    </w:p>
    <w:p w:rsidR="00AF2852" w:rsidRDefault="00AF2852" w:rsidP="008D1D00">
      <w:pPr>
        <w:tabs>
          <w:tab w:val="left" w:pos="360"/>
        </w:tabs>
        <w:spacing w:after="0" w:line="288" w:lineRule="auto"/>
        <w:jc w:val="both"/>
        <w:rPr>
          <w:sz w:val="28"/>
          <w:szCs w:val="28"/>
        </w:rPr>
      </w:pPr>
      <w:r>
        <w:rPr>
          <w:b/>
          <w:color w:val="0000FF"/>
          <w:sz w:val="28"/>
          <w:szCs w:val="28"/>
        </w:rPr>
        <w:t>43</w:t>
      </w:r>
      <w:r>
        <w:rPr>
          <w:sz w:val="28"/>
          <w:szCs w:val="28"/>
        </w:rPr>
        <w:t>.</w:t>
      </w:r>
      <w:r>
        <w:rPr>
          <w:sz w:val="28"/>
          <w:szCs w:val="28"/>
        </w:rPr>
        <w:tab/>
        <w:t>The ________ house is a place where villagers gather for festivals and rituals.</w:t>
      </w:r>
    </w:p>
    <w:p w:rsidR="00AF2852" w:rsidRDefault="00AF2852" w:rsidP="008D1D00">
      <w:pPr>
        <w:tabs>
          <w:tab w:val="left" w:pos="360"/>
          <w:tab w:val="left" w:pos="2835"/>
          <w:tab w:val="left" w:pos="5103"/>
          <w:tab w:val="left" w:pos="7230"/>
        </w:tabs>
        <w:spacing w:after="0" w:line="288" w:lineRule="auto"/>
        <w:jc w:val="both"/>
        <w:rPr>
          <w:sz w:val="28"/>
          <w:szCs w:val="28"/>
        </w:rPr>
      </w:pPr>
      <w:r>
        <w:rPr>
          <w:sz w:val="28"/>
          <w:szCs w:val="28"/>
        </w:rPr>
        <w:tab/>
      </w:r>
      <w:r>
        <w:rPr>
          <w:b/>
          <w:color w:val="0000FF"/>
          <w:sz w:val="28"/>
          <w:szCs w:val="28"/>
        </w:rPr>
        <w:t>A</w:t>
      </w:r>
      <w:r>
        <w:rPr>
          <w:sz w:val="28"/>
          <w:szCs w:val="28"/>
        </w:rPr>
        <w:t>. terraced</w:t>
      </w:r>
      <w:r>
        <w:rPr>
          <w:sz w:val="28"/>
          <w:szCs w:val="28"/>
        </w:rPr>
        <w:tab/>
      </w:r>
      <w:r>
        <w:rPr>
          <w:b/>
          <w:color w:val="0000FF"/>
          <w:sz w:val="28"/>
          <w:szCs w:val="28"/>
        </w:rPr>
        <w:t>B</w:t>
      </w:r>
      <w:r>
        <w:rPr>
          <w:sz w:val="28"/>
          <w:szCs w:val="28"/>
        </w:rPr>
        <w:t>. splendid</w:t>
      </w:r>
      <w:r>
        <w:rPr>
          <w:sz w:val="28"/>
          <w:szCs w:val="28"/>
        </w:rPr>
        <w:tab/>
      </w:r>
      <w:r>
        <w:rPr>
          <w:b/>
          <w:color w:val="0000FF"/>
          <w:sz w:val="28"/>
          <w:szCs w:val="28"/>
        </w:rPr>
        <w:t xml:space="preserve">C. </w:t>
      </w:r>
      <w:r>
        <w:rPr>
          <w:sz w:val="28"/>
          <w:szCs w:val="28"/>
        </w:rPr>
        <w:t>communal</w:t>
      </w:r>
      <w:r>
        <w:rPr>
          <w:sz w:val="28"/>
          <w:szCs w:val="28"/>
        </w:rPr>
        <w:tab/>
      </w:r>
      <w:r>
        <w:rPr>
          <w:b/>
          <w:color w:val="0000FF"/>
          <w:sz w:val="28"/>
          <w:szCs w:val="28"/>
        </w:rPr>
        <w:t>D</w:t>
      </w:r>
      <w:r>
        <w:rPr>
          <w:sz w:val="28"/>
          <w:szCs w:val="28"/>
        </w:rPr>
        <w:t>. thatched</w:t>
      </w:r>
    </w:p>
    <w:p w:rsidR="00AF2852" w:rsidRDefault="00AF2852" w:rsidP="008D1D00">
      <w:pPr>
        <w:tabs>
          <w:tab w:val="left" w:pos="360"/>
        </w:tabs>
        <w:spacing w:after="0" w:line="288" w:lineRule="auto"/>
        <w:jc w:val="both"/>
        <w:rPr>
          <w:sz w:val="28"/>
          <w:szCs w:val="28"/>
        </w:rPr>
      </w:pPr>
      <w:r>
        <w:rPr>
          <w:b/>
          <w:color w:val="0000FF"/>
          <w:sz w:val="28"/>
          <w:szCs w:val="28"/>
        </w:rPr>
        <w:t>44</w:t>
      </w:r>
      <w:r>
        <w:rPr>
          <w:sz w:val="28"/>
          <w:szCs w:val="28"/>
        </w:rPr>
        <w:t>.</w:t>
      </w:r>
      <w:r>
        <w:rPr>
          <w:sz w:val="28"/>
          <w:szCs w:val="28"/>
        </w:rPr>
        <w:tab/>
        <w:t>There were lots of interesting folk games, _______ Kenny stayed a little longer to join them.</w:t>
      </w:r>
    </w:p>
    <w:p w:rsidR="00AF2852" w:rsidRDefault="00AF2852" w:rsidP="008D1D00">
      <w:pPr>
        <w:tabs>
          <w:tab w:val="left" w:pos="360"/>
          <w:tab w:val="left" w:pos="2835"/>
          <w:tab w:val="left" w:pos="5103"/>
          <w:tab w:val="left" w:pos="7230"/>
        </w:tabs>
        <w:spacing w:after="0" w:line="288" w:lineRule="auto"/>
        <w:jc w:val="both"/>
        <w:rPr>
          <w:sz w:val="28"/>
          <w:szCs w:val="28"/>
        </w:rPr>
      </w:pPr>
      <w:r>
        <w:rPr>
          <w:sz w:val="28"/>
          <w:szCs w:val="28"/>
        </w:rPr>
        <w:tab/>
      </w:r>
      <w:r>
        <w:rPr>
          <w:b/>
          <w:color w:val="0000FF"/>
          <w:sz w:val="28"/>
          <w:szCs w:val="28"/>
        </w:rPr>
        <w:t>A</w:t>
      </w:r>
      <w:r>
        <w:rPr>
          <w:sz w:val="28"/>
          <w:szCs w:val="28"/>
        </w:rPr>
        <w:t>. but</w:t>
      </w:r>
      <w:r>
        <w:rPr>
          <w:sz w:val="28"/>
          <w:szCs w:val="28"/>
        </w:rPr>
        <w:tab/>
      </w:r>
      <w:r>
        <w:rPr>
          <w:b/>
          <w:color w:val="0000FF"/>
          <w:sz w:val="28"/>
          <w:szCs w:val="28"/>
        </w:rPr>
        <w:t>B</w:t>
      </w:r>
      <w:r>
        <w:rPr>
          <w:sz w:val="28"/>
          <w:szCs w:val="28"/>
        </w:rPr>
        <w:t>. because</w:t>
      </w:r>
      <w:r>
        <w:rPr>
          <w:sz w:val="28"/>
          <w:szCs w:val="28"/>
        </w:rPr>
        <w:tab/>
      </w:r>
      <w:r>
        <w:rPr>
          <w:b/>
          <w:color w:val="0000FF"/>
          <w:sz w:val="28"/>
          <w:szCs w:val="28"/>
        </w:rPr>
        <w:t xml:space="preserve">C. </w:t>
      </w:r>
      <w:r>
        <w:rPr>
          <w:sz w:val="28"/>
          <w:szCs w:val="28"/>
        </w:rPr>
        <w:t>however</w:t>
      </w:r>
      <w:r>
        <w:rPr>
          <w:sz w:val="28"/>
          <w:szCs w:val="28"/>
        </w:rPr>
        <w:tab/>
      </w:r>
      <w:r>
        <w:rPr>
          <w:b/>
          <w:color w:val="0000FF"/>
          <w:sz w:val="28"/>
          <w:szCs w:val="28"/>
        </w:rPr>
        <w:t>D</w:t>
      </w:r>
      <w:r>
        <w:rPr>
          <w:sz w:val="28"/>
          <w:szCs w:val="28"/>
        </w:rPr>
        <w:t>. so</w:t>
      </w:r>
    </w:p>
    <w:p w:rsidR="00AF2852" w:rsidRDefault="00AF2852" w:rsidP="008D1D00">
      <w:pPr>
        <w:tabs>
          <w:tab w:val="left" w:pos="360"/>
        </w:tabs>
        <w:spacing w:after="0" w:line="288" w:lineRule="auto"/>
        <w:jc w:val="both"/>
        <w:rPr>
          <w:sz w:val="28"/>
          <w:szCs w:val="28"/>
        </w:rPr>
      </w:pPr>
      <w:r>
        <w:rPr>
          <w:b/>
          <w:color w:val="0000FF"/>
          <w:sz w:val="28"/>
          <w:szCs w:val="28"/>
        </w:rPr>
        <w:t>45</w:t>
      </w:r>
      <w:r>
        <w:rPr>
          <w:sz w:val="28"/>
          <w:szCs w:val="28"/>
        </w:rPr>
        <w:t>.</w:t>
      </w:r>
      <w:r>
        <w:rPr>
          <w:sz w:val="28"/>
          <w:szCs w:val="28"/>
        </w:rPr>
        <w:tab/>
        <w:t>‘________ dress in red and black costume?’ ‘The Dao’</w:t>
      </w:r>
    </w:p>
    <w:p w:rsidR="00AF2852" w:rsidRDefault="00AF2852" w:rsidP="008D1D00">
      <w:pPr>
        <w:tabs>
          <w:tab w:val="left" w:pos="360"/>
          <w:tab w:val="left" w:pos="2835"/>
          <w:tab w:val="left" w:pos="5103"/>
          <w:tab w:val="left" w:pos="7230"/>
        </w:tabs>
        <w:spacing w:after="0" w:line="288" w:lineRule="auto"/>
        <w:jc w:val="both"/>
        <w:rPr>
          <w:sz w:val="28"/>
          <w:szCs w:val="28"/>
        </w:rPr>
      </w:pPr>
      <w:r>
        <w:rPr>
          <w:sz w:val="28"/>
          <w:szCs w:val="28"/>
        </w:rPr>
        <w:tab/>
      </w:r>
      <w:r>
        <w:rPr>
          <w:b/>
          <w:color w:val="0000FF"/>
          <w:sz w:val="28"/>
          <w:szCs w:val="28"/>
        </w:rPr>
        <w:t>A</w:t>
      </w:r>
      <w:r>
        <w:rPr>
          <w:sz w:val="28"/>
          <w:szCs w:val="28"/>
        </w:rPr>
        <w:t>. What</w:t>
      </w:r>
      <w:r>
        <w:rPr>
          <w:sz w:val="28"/>
          <w:szCs w:val="28"/>
        </w:rPr>
        <w:tab/>
      </w:r>
      <w:r>
        <w:rPr>
          <w:b/>
          <w:color w:val="0000FF"/>
          <w:sz w:val="28"/>
          <w:szCs w:val="28"/>
        </w:rPr>
        <w:t>B</w:t>
      </w:r>
      <w:r>
        <w:rPr>
          <w:sz w:val="28"/>
          <w:szCs w:val="28"/>
        </w:rPr>
        <w:t>. Which</w:t>
      </w:r>
      <w:r>
        <w:rPr>
          <w:sz w:val="28"/>
          <w:szCs w:val="28"/>
        </w:rPr>
        <w:tab/>
      </w:r>
      <w:r>
        <w:rPr>
          <w:b/>
          <w:color w:val="0000FF"/>
          <w:sz w:val="28"/>
          <w:szCs w:val="28"/>
        </w:rPr>
        <w:t>C</w:t>
      </w:r>
      <w:r>
        <w:rPr>
          <w:sz w:val="28"/>
          <w:szCs w:val="28"/>
        </w:rPr>
        <w:t>. Who</w:t>
      </w:r>
      <w:r>
        <w:rPr>
          <w:sz w:val="28"/>
          <w:szCs w:val="28"/>
        </w:rPr>
        <w:tab/>
      </w:r>
      <w:r>
        <w:rPr>
          <w:b/>
          <w:color w:val="0000FF"/>
          <w:sz w:val="28"/>
          <w:szCs w:val="28"/>
        </w:rPr>
        <w:t>D</w:t>
      </w:r>
      <w:r>
        <w:rPr>
          <w:sz w:val="28"/>
          <w:szCs w:val="28"/>
        </w:rPr>
        <w:t>. When</w:t>
      </w:r>
    </w:p>
    <w:p w:rsidR="00AF2852" w:rsidRDefault="00AF2852" w:rsidP="008D1D00">
      <w:pPr>
        <w:tabs>
          <w:tab w:val="left" w:pos="360"/>
        </w:tabs>
        <w:spacing w:after="0" w:line="288" w:lineRule="auto"/>
        <w:jc w:val="both"/>
        <w:rPr>
          <w:sz w:val="28"/>
          <w:szCs w:val="28"/>
        </w:rPr>
      </w:pPr>
      <w:r>
        <w:rPr>
          <w:b/>
          <w:color w:val="0000FF"/>
          <w:sz w:val="28"/>
          <w:szCs w:val="28"/>
        </w:rPr>
        <w:t>46</w:t>
      </w:r>
      <w:r>
        <w:rPr>
          <w:sz w:val="28"/>
          <w:szCs w:val="28"/>
        </w:rPr>
        <w:t>.</w:t>
      </w:r>
      <w:r>
        <w:rPr>
          <w:sz w:val="28"/>
          <w:szCs w:val="28"/>
        </w:rPr>
        <w:tab/>
        <w:t>What colour is ________ symbol of good luck for the Hoa?</w:t>
      </w:r>
    </w:p>
    <w:p w:rsidR="00AF2852" w:rsidRDefault="00AF2852" w:rsidP="008D1D00">
      <w:pPr>
        <w:tabs>
          <w:tab w:val="left" w:pos="360"/>
          <w:tab w:val="left" w:pos="2835"/>
          <w:tab w:val="left" w:pos="5103"/>
          <w:tab w:val="left" w:pos="7230"/>
        </w:tabs>
        <w:spacing w:after="0" w:line="288" w:lineRule="auto"/>
        <w:jc w:val="both"/>
        <w:rPr>
          <w:sz w:val="28"/>
          <w:szCs w:val="28"/>
        </w:rPr>
      </w:pPr>
      <w:r>
        <w:rPr>
          <w:sz w:val="28"/>
          <w:szCs w:val="28"/>
        </w:rPr>
        <w:tab/>
      </w:r>
      <w:r>
        <w:rPr>
          <w:b/>
          <w:color w:val="0000FF"/>
          <w:sz w:val="28"/>
          <w:szCs w:val="28"/>
        </w:rPr>
        <w:t>A</w:t>
      </w:r>
      <w:r>
        <w:rPr>
          <w:sz w:val="28"/>
          <w:szCs w:val="28"/>
        </w:rPr>
        <w:t>. a</w:t>
      </w:r>
      <w:r>
        <w:rPr>
          <w:sz w:val="28"/>
          <w:szCs w:val="28"/>
        </w:rPr>
        <w:tab/>
      </w:r>
      <w:r>
        <w:rPr>
          <w:b/>
          <w:color w:val="0000FF"/>
          <w:sz w:val="28"/>
          <w:szCs w:val="28"/>
        </w:rPr>
        <w:t>B</w:t>
      </w:r>
      <w:r>
        <w:rPr>
          <w:sz w:val="28"/>
          <w:szCs w:val="28"/>
        </w:rPr>
        <w:t>. an</w:t>
      </w:r>
      <w:r>
        <w:rPr>
          <w:sz w:val="28"/>
          <w:szCs w:val="28"/>
        </w:rPr>
        <w:tab/>
      </w:r>
      <w:r>
        <w:rPr>
          <w:b/>
          <w:color w:val="0000FF"/>
          <w:sz w:val="28"/>
          <w:szCs w:val="28"/>
        </w:rPr>
        <w:t>C</w:t>
      </w:r>
      <w:r>
        <w:rPr>
          <w:sz w:val="28"/>
          <w:szCs w:val="28"/>
        </w:rPr>
        <w:t>. -</w:t>
      </w:r>
      <w:r>
        <w:rPr>
          <w:sz w:val="28"/>
          <w:szCs w:val="28"/>
        </w:rPr>
        <w:tab/>
      </w:r>
      <w:r>
        <w:rPr>
          <w:b/>
          <w:color w:val="0000FF"/>
          <w:sz w:val="28"/>
          <w:szCs w:val="28"/>
        </w:rPr>
        <w:t>D</w:t>
      </w:r>
      <w:r>
        <w:rPr>
          <w:sz w:val="28"/>
          <w:szCs w:val="28"/>
        </w:rPr>
        <w:t>. some</w:t>
      </w:r>
    </w:p>
    <w:p w:rsidR="00AF2852" w:rsidRDefault="00AF2852" w:rsidP="008D1D00">
      <w:pPr>
        <w:tabs>
          <w:tab w:val="left" w:pos="360"/>
        </w:tabs>
        <w:spacing w:after="0" w:line="288" w:lineRule="auto"/>
        <w:jc w:val="both"/>
        <w:rPr>
          <w:sz w:val="28"/>
          <w:szCs w:val="28"/>
        </w:rPr>
      </w:pPr>
      <w:r>
        <w:rPr>
          <w:b/>
          <w:color w:val="0000FF"/>
          <w:sz w:val="28"/>
          <w:szCs w:val="28"/>
        </w:rPr>
        <w:t>47.</w:t>
      </w:r>
      <w:r>
        <w:rPr>
          <w:sz w:val="28"/>
          <w:szCs w:val="28"/>
        </w:rPr>
        <w:tab/>
        <w:t>________ in terraced fields is the main economic activity of ethnic people in Sapa.</w:t>
      </w:r>
    </w:p>
    <w:p w:rsidR="00AF2852" w:rsidRDefault="00AF2852" w:rsidP="008D1D00">
      <w:pPr>
        <w:tabs>
          <w:tab w:val="left" w:pos="360"/>
          <w:tab w:val="left" w:pos="2835"/>
          <w:tab w:val="left" w:pos="4680"/>
          <w:tab w:val="left" w:pos="5103"/>
        </w:tabs>
        <w:spacing w:after="0" w:line="288" w:lineRule="auto"/>
        <w:jc w:val="both"/>
        <w:rPr>
          <w:sz w:val="28"/>
          <w:szCs w:val="28"/>
        </w:rPr>
      </w:pPr>
      <w:r>
        <w:rPr>
          <w:sz w:val="28"/>
          <w:szCs w:val="28"/>
        </w:rPr>
        <w:tab/>
      </w:r>
      <w:r>
        <w:rPr>
          <w:b/>
          <w:color w:val="0000FF"/>
          <w:sz w:val="28"/>
          <w:szCs w:val="28"/>
        </w:rPr>
        <w:t>A</w:t>
      </w:r>
      <w:r>
        <w:rPr>
          <w:sz w:val="28"/>
          <w:szCs w:val="28"/>
        </w:rPr>
        <w:t>. Fishing</w:t>
      </w:r>
      <w:r>
        <w:rPr>
          <w:sz w:val="28"/>
          <w:szCs w:val="28"/>
        </w:rPr>
        <w:tab/>
      </w:r>
      <w:r>
        <w:rPr>
          <w:b/>
          <w:color w:val="0000FF"/>
          <w:sz w:val="28"/>
          <w:szCs w:val="28"/>
        </w:rPr>
        <w:t>B</w:t>
      </w:r>
      <w:r>
        <w:rPr>
          <w:sz w:val="28"/>
          <w:szCs w:val="28"/>
        </w:rPr>
        <w:t>.</w:t>
      </w:r>
      <w:r w:rsidR="00452B7F">
        <w:rPr>
          <w:sz w:val="28"/>
          <w:szCs w:val="28"/>
        </w:rPr>
        <w:t xml:space="preserve"> </w:t>
      </w:r>
      <w:r>
        <w:rPr>
          <w:sz w:val="28"/>
          <w:szCs w:val="28"/>
        </w:rPr>
        <w:t>Rice cultivation</w:t>
      </w:r>
      <w:r>
        <w:rPr>
          <w:sz w:val="28"/>
          <w:szCs w:val="28"/>
        </w:rPr>
        <w:tab/>
      </w:r>
      <w:r>
        <w:rPr>
          <w:b/>
          <w:color w:val="0000FF"/>
          <w:sz w:val="28"/>
          <w:szCs w:val="28"/>
        </w:rPr>
        <w:t>C</w:t>
      </w:r>
      <w:r>
        <w:rPr>
          <w:sz w:val="28"/>
          <w:szCs w:val="28"/>
        </w:rPr>
        <w:t>. Hunting</w:t>
      </w:r>
      <w:r>
        <w:rPr>
          <w:sz w:val="28"/>
          <w:szCs w:val="28"/>
        </w:rPr>
        <w:tab/>
      </w:r>
      <w:r>
        <w:rPr>
          <w:sz w:val="28"/>
          <w:szCs w:val="28"/>
        </w:rPr>
        <w:tab/>
      </w:r>
      <w:r>
        <w:rPr>
          <w:b/>
          <w:color w:val="0000FF"/>
          <w:sz w:val="28"/>
          <w:szCs w:val="28"/>
        </w:rPr>
        <w:t>D</w:t>
      </w:r>
      <w:r>
        <w:rPr>
          <w:sz w:val="28"/>
          <w:szCs w:val="28"/>
        </w:rPr>
        <w:t>.</w:t>
      </w:r>
      <w:r w:rsidR="00452B7F">
        <w:rPr>
          <w:sz w:val="28"/>
          <w:szCs w:val="28"/>
        </w:rPr>
        <w:t xml:space="preserve"> </w:t>
      </w:r>
      <w:r>
        <w:rPr>
          <w:sz w:val="28"/>
          <w:szCs w:val="28"/>
        </w:rPr>
        <w:t>Gathering</w:t>
      </w:r>
    </w:p>
    <w:p w:rsidR="00AF2852" w:rsidRDefault="00AF2852" w:rsidP="008D1D00">
      <w:pPr>
        <w:tabs>
          <w:tab w:val="left" w:pos="360"/>
        </w:tabs>
        <w:spacing w:after="0" w:line="288" w:lineRule="auto"/>
        <w:jc w:val="both"/>
        <w:rPr>
          <w:sz w:val="28"/>
          <w:szCs w:val="28"/>
        </w:rPr>
      </w:pPr>
      <w:r>
        <w:rPr>
          <w:b/>
          <w:color w:val="0000FF"/>
          <w:sz w:val="28"/>
          <w:szCs w:val="28"/>
        </w:rPr>
        <w:t>48</w:t>
      </w:r>
      <w:r>
        <w:rPr>
          <w:sz w:val="28"/>
          <w:szCs w:val="28"/>
        </w:rPr>
        <w:t>.</w:t>
      </w:r>
      <w:r>
        <w:rPr>
          <w:sz w:val="28"/>
          <w:szCs w:val="28"/>
        </w:rPr>
        <w:tab/>
        <w:t>________ ethnic Khmer live in ________ Mekong Delta of Vietnam.</w:t>
      </w:r>
    </w:p>
    <w:p w:rsidR="00AF2852" w:rsidRDefault="00AF2852" w:rsidP="008D1D00">
      <w:pPr>
        <w:tabs>
          <w:tab w:val="left" w:pos="360"/>
          <w:tab w:val="left" w:pos="2835"/>
          <w:tab w:val="left" w:pos="5103"/>
          <w:tab w:val="left" w:pos="7230"/>
        </w:tabs>
        <w:spacing w:after="0" w:line="288" w:lineRule="auto"/>
        <w:jc w:val="both"/>
        <w:rPr>
          <w:sz w:val="28"/>
          <w:szCs w:val="28"/>
        </w:rPr>
      </w:pPr>
      <w:r>
        <w:rPr>
          <w:sz w:val="28"/>
          <w:szCs w:val="28"/>
        </w:rPr>
        <w:tab/>
        <w:t>A. The / -</w:t>
      </w:r>
      <w:r>
        <w:rPr>
          <w:sz w:val="28"/>
          <w:szCs w:val="28"/>
        </w:rPr>
        <w:tab/>
      </w:r>
      <w:r>
        <w:rPr>
          <w:b/>
          <w:color w:val="0000FF"/>
          <w:sz w:val="28"/>
          <w:szCs w:val="28"/>
        </w:rPr>
        <w:t>B</w:t>
      </w:r>
      <w:r>
        <w:rPr>
          <w:sz w:val="28"/>
          <w:szCs w:val="28"/>
        </w:rPr>
        <w:t>.</w:t>
      </w:r>
      <w:r w:rsidR="00452B7F">
        <w:rPr>
          <w:sz w:val="28"/>
          <w:szCs w:val="28"/>
        </w:rPr>
        <w:t xml:space="preserve"> </w:t>
      </w:r>
      <w:r>
        <w:rPr>
          <w:sz w:val="28"/>
          <w:szCs w:val="28"/>
        </w:rPr>
        <w:t>The / a</w:t>
      </w:r>
      <w:r>
        <w:rPr>
          <w:sz w:val="28"/>
          <w:szCs w:val="28"/>
        </w:rPr>
        <w:tab/>
      </w:r>
      <w:r>
        <w:rPr>
          <w:b/>
          <w:color w:val="0000FF"/>
          <w:sz w:val="28"/>
          <w:szCs w:val="28"/>
        </w:rPr>
        <w:t>C</w:t>
      </w:r>
      <w:r>
        <w:rPr>
          <w:sz w:val="28"/>
          <w:szCs w:val="28"/>
        </w:rPr>
        <w:t>.A / the</w:t>
      </w:r>
      <w:r>
        <w:rPr>
          <w:sz w:val="28"/>
          <w:szCs w:val="28"/>
        </w:rPr>
        <w:tab/>
      </w:r>
      <w:r>
        <w:rPr>
          <w:b/>
          <w:color w:val="0000FF"/>
          <w:sz w:val="28"/>
          <w:szCs w:val="28"/>
        </w:rPr>
        <w:t>D</w:t>
      </w:r>
      <w:r>
        <w:rPr>
          <w:sz w:val="28"/>
          <w:szCs w:val="28"/>
        </w:rPr>
        <w:t>. The / the</w:t>
      </w:r>
    </w:p>
    <w:p w:rsidR="00AF2852" w:rsidRDefault="00AF2852" w:rsidP="008D1D00">
      <w:pPr>
        <w:tabs>
          <w:tab w:val="left" w:pos="360"/>
        </w:tabs>
        <w:spacing w:after="0" w:line="288" w:lineRule="auto"/>
        <w:ind w:left="360" w:hanging="360"/>
        <w:jc w:val="both"/>
        <w:rPr>
          <w:sz w:val="28"/>
          <w:szCs w:val="28"/>
        </w:rPr>
      </w:pPr>
      <w:r>
        <w:rPr>
          <w:b/>
          <w:color w:val="0000FF"/>
          <w:sz w:val="28"/>
          <w:szCs w:val="28"/>
        </w:rPr>
        <w:t>49</w:t>
      </w:r>
      <w:r>
        <w:rPr>
          <w:sz w:val="28"/>
          <w:szCs w:val="28"/>
        </w:rPr>
        <w:t>.</w:t>
      </w:r>
      <w:r>
        <w:rPr>
          <w:sz w:val="28"/>
          <w:szCs w:val="28"/>
        </w:rPr>
        <w:tab/>
        <w:t>The Vietnam Museum of Ethnology ________ by the architect Ha Duc Linh, a memberof the Tay ethnic group.</w:t>
      </w:r>
    </w:p>
    <w:p w:rsidR="00AF2852" w:rsidRDefault="00AF2852" w:rsidP="008D1D00">
      <w:pPr>
        <w:tabs>
          <w:tab w:val="left" w:pos="360"/>
          <w:tab w:val="left" w:pos="2835"/>
          <w:tab w:val="left" w:pos="5103"/>
          <w:tab w:val="left" w:pos="6840"/>
        </w:tabs>
        <w:spacing w:after="0" w:line="288" w:lineRule="auto"/>
        <w:jc w:val="both"/>
        <w:rPr>
          <w:sz w:val="28"/>
          <w:szCs w:val="28"/>
        </w:rPr>
      </w:pPr>
      <w:r>
        <w:rPr>
          <w:sz w:val="28"/>
          <w:szCs w:val="28"/>
        </w:rPr>
        <w:tab/>
      </w:r>
      <w:r>
        <w:rPr>
          <w:b/>
          <w:color w:val="0000FF"/>
          <w:sz w:val="28"/>
          <w:szCs w:val="28"/>
        </w:rPr>
        <w:t>A</w:t>
      </w:r>
      <w:r>
        <w:rPr>
          <w:sz w:val="28"/>
          <w:szCs w:val="28"/>
        </w:rPr>
        <w:t>. designed</w:t>
      </w:r>
      <w:r>
        <w:rPr>
          <w:sz w:val="28"/>
          <w:szCs w:val="28"/>
        </w:rPr>
        <w:tab/>
      </w:r>
      <w:r>
        <w:rPr>
          <w:b/>
          <w:color w:val="0000FF"/>
          <w:sz w:val="28"/>
          <w:szCs w:val="28"/>
        </w:rPr>
        <w:t xml:space="preserve">B. </w:t>
      </w:r>
      <w:r>
        <w:rPr>
          <w:sz w:val="28"/>
          <w:szCs w:val="28"/>
        </w:rPr>
        <w:t>has designed</w:t>
      </w:r>
      <w:r>
        <w:rPr>
          <w:sz w:val="28"/>
          <w:szCs w:val="28"/>
        </w:rPr>
        <w:tab/>
      </w:r>
      <w:r>
        <w:rPr>
          <w:b/>
          <w:color w:val="0000FF"/>
          <w:sz w:val="28"/>
          <w:szCs w:val="28"/>
        </w:rPr>
        <w:t>C</w:t>
      </w:r>
      <w:r>
        <w:rPr>
          <w:sz w:val="28"/>
          <w:szCs w:val="28"/>
        </w:rPr>
        <w:t>. was designed</w:t>
      </w:r>
      <w:r>
        <w:rPr>
          <w:sz w:val="28"/>
          <w:szCs w:val="28"/>
        </w:rPr>
        <w:tab/>
      </w:r>
      <w:r>
        <w:rPr>
          <w:b/>
          <w:color w:val="0000FF"/>
          <w:sz w:val="28"/>
          <w:szCs w:val="28"/>
        </w:rPr>
        <w:t xml:space="preserve">D. </w:t>
      </w:r>
      <w:r>
        <w:rPr>
          <w:sz w:val="28"/>
          <w:szCs w:val="28"/>
        </w:rPr>
        <w:t>was designing</w:t>
      </w:r>
    </w:p>
    <w:p w:rsidR="00AF2852" w:rsidRDefault="00AF2852" w:rsidP="008D1D00">
      <w:pPr>
        <w:tabs>
          <w:tab w:val="left" w:pos="360"/>
        </w:tabs>
        <w:spacing w:after="0" w:line="288" w:lineRule="auto"/>
        <w:jc w:val="both"/>
        <w:rPr>
          <w:sz w:val="28"/>
          <w:szCs w:val="28"/>
        </w:rPr>
      </w:pPr>
      <w:r>
        <w:rPr>
          <w:b/>
          <w:color w:val="0000FF"/>
          <w:sz w:val="28"/>
          <w:szCs w:val="28"/>
        </w:rPr>
        <w:t>50</w:t>
      </w:r>
      <w:r>
        <w:rPr>
          <w:sz w:val="28"/>
          <w:szCs w:val="28"/>
        </w:rPr>
        <w:t>.</w:t>
      </w:r>
      <w:r>
        <w:rPr>
          <w:sz w:val="28"/>
          <w:szCs w:val="28"/>
        </w:rPr>
        <w:tab/>
        <w:t>‘I have just taken an elephant ride in Buon Don.’ ‘________ How interesting!’</w:t>
      </w:r>
    </w:p>
    <w:p w:rsidR="00AF2852" w:rsidRDefault="00AF2852" w:rsidP="008D1D00">
      <w:pPr>
        <w:tabs>
          <w:tab w:val="left" w:pos="360"/>
          <w:tab w:val="left" w:pos="2835"/>
          <w:tab w:val="left" w:pos="5103"/>
          <w:tab w:val="left" w:pos="7230"/>
        </w:tabs>
        <w:spacing w:after="0" w:line="288" w:lineRule="auto"/>
        <w:jc w:val="both"/>
        <w:rPr>
          <w:sz w:val="28"/>
          <w:szCs w:val="28"/>
        </w:rPr>
      </w:pPr>
      <w:r>
        <w:rPr>
          <w:sz w:val="28"/>
          <w:szCs w:val="28"/>
        </w:rPr>
        <w:tab/>
      </w:r>
      <w:r>
        <w:rPr>
          <w:b/>
          <w:color w:val="0000FF"/>
          <w:sz w:val="28"/>
          <w:szCs w:val="28"/>
        </w:rPr>
        <w:t>A</w:t>
      </w:r>
      <w:r>
        <w:rPr>
          <w:sz w:val="28"/>
          <w:szCs w:val="28"/>
        </w:rPr>
        <w:t>. Certainly.</w:t>
      </w:r>
      <w:r>
        <w:rPr>
          <w:sz w:val="28"/>
          <w:szCs w:val="28"/>
        </w:rPr>
        <w:tab/>
      </w:r>
      <w:r>
        <w:rPr>
          <w:b/>
          <w:color w:val="0000FF"/>
          <w:sz w:val="28"/>
          <w:szCs w:val="28"/>
        </w:rPr>
        <w:t>B</w:t>
      </w:r>
      <w:r>
        <w:rPr>
          <w:sz w:val="28"/>
          <w:szCs w:val="28"/>
        </w:rPr>
        <w:t>.</w:t>
      </w:r>
      <w:r w:rsidR="00452B7F">
        <w:rPr>
          <w:sz w:val="28"/>
          <w:szCs w:val="28"/>
        </w:rPr>
        <w:t xml:space="preserve"> </w:t>
      </w:r>
      <w:r>
        <w:rPr>
          <w:sz w:val="28"/>
          <w:szCs w:val="28"/>
        </w:rPr>
        <w:t>Really?</w:t>
      </w:r>
      <w:r>
        <w:rPr>
          <w:sz w:val="28"/>
          <w:szCs w:val="28"/>
        </w:rPr>
        <w:tab/>
      </w:r>
      <w:r>
        <w:rPr>
          <w:b/>
          <w:color w:val="0000FF"/>
          <w:sz w:val="28"/>
          <w:szCs w:val="28"/>
        </w:rPr>
        <w:t>C.</w:t>
      </w:r>
      <w:r w:rsidR="00452B7F">
        <w:rPr>
          <w:b/>
          <w:color w:val="0000FF"/>
          <w:sz w:val="28"/>
          <w:szCs w:val="28"/>
        </w:rPr>
        <w:t xml:space="preserve"> </w:t>
      </w:r>
      <w:r>
        <w:rPr>
          <w:sz w:val="28"/>
          <w:szCs w:val="28"/>
        </w:rPr>
        <w:t>Terrible.</w:t>
      </w:r>
      <w:r>
        <w:rPr>
          <w:sz w:val="28"/>
          <w:szCs w:val="28"/>
        </w:rPr>
        <w:tab/>
      </w:r>
      <w:r>
        <w:rPr>
          <w:b/>
          <w:color w:val="0000FF"/>
          <w:sz w:val="28"/>
          <w:szCs w:val="28"/>
        </w:rPr>
        <w:t>D</w:t>
      </w:r>
      <w:r>
        <w:rPr>
          <w:sz w:val="28"/>
          <w:szCs w:val="28"/>
        </w:rPr>
        <w:t>. Exactly.</w:t>
      </w:r>
    </w:p>
    <w:p w:rsidR="008D1D00" w:rsidRDefault="008D1D00" w:rsidP="008D1D00">
      <w:pPr>
        <w:tabs>
          <w:tab w:val="left" w:pos="360"/>
          <w:tab w:val="left" w:pos="2835"/>
          <w:tab w:val="left" w:pos="5103"/>
          <w:tab w:val="left" w:pos="7230"/>
        </w:tabs>
        <w:spacing w:after="0" w:line="288" w:lineRule="auto"/>
        <w:jc w:val="both"/>
        <w:rPr>
          <w:b/>
          <w:color w:val="FF0000"/>
          <w:sz w:val="28"/>
          <w:szCs w:val="28"/>
        </w:rPr>
      </w:pPr>
    </w:p>
    <w:p w:rsidR="00E34FCF" w:rsidRPr="00AF2852" w:rsidRDefault="008D1D00" w:rsidP="008D1D00">
      <w:pPr>
        <w:tabs>
          <w:tab w:val="left" w:pos="360"/>
          <w:tab w:val="left" w:pos="2835"/>
          <w:tab w:val="left" w:pos="5103"/>
          <w:tab w:val="left" w:pos="7230"/>
        </w:tabs>
        <w:spacing w:after="0" w:line="288" w:lineRule="auto"/>
        <w:jc w:val="both"/>
        <w:rPr>
          <w:sz w:val="28"/>
          <w:szCs w:val="28"/>
        </w:rPr>
      </w:pPr>
      <w:r>
        <w:rPr>
          <w:rFonts w:ascii="Calibri" w:hAnsi="Calibri" w:cs="Calibri"/>
          <w:b/>
          <w:color w:val="FF0000"/>
          <w:sz w:val="28"/>
          <w:szCs w:val="28"/>
        </w:rPr>
        <w:t>❸</w:t>
      </w:r>
      <w:r w:rsidR="00E34FCF" w:rsidRPr="00AC5418">
        <w:rPr>
          <w:b/>
          <w:color w:val="FF0000"/>
          <w:sz w:val="28"/>
          <w:szCs w:val="28"/>
        </w:rPr>
        <w:t>. WORD FORMS</w:t>
      </w:r>
    </w:p>
    <w:p w:rsidR="00500EB7" w:rsidRDefault="00500EB7" w:rsidP="008D1D00">
      <w:pPr>
        <w:spacing w:after="0" w:line="288" w:lineRule="auto"/>
        <w:rPr>
          <w:b/>
          <w:color w:val="0000FF"/>
          <w:sz w:val="28"/>
          <w:szCs w:val="28"/>
        </w:rPr>
      </w:pPr>
      <w:r>
        <w:rPr>
          <w:b/>
          <w:color w:val="0000FF"/>
          <w:sz w:val="28"/>
          <w:szCs w:val="28"/>
        </w:rPr>
        <w:t>I. Give the correct form of the word given to complete the sentence.</w:t>
      </w:r>
    </w:p>
    <w:tbl>
      <w:tblPr>
        <w:tblW w:w="0" w:type="auto"/>
        <w:tblInd w:w="288" w:type="dxa"/>
        <w:tblLayout w:type="fixed"/>
        <w:tblLook w:val="04A0" w:firstRow="1" w:lastRow="0" w:firstColumn="1" w:lastColumn="0" w:noHBand="0" w:noVBand="1"/>
      </w:tblPr>
      <w:tblGrid>
        <w:gridCol w:w="7333"/>
        <w:gridCol w:w="2516"/>
      </w:tblGrid>
      <w:tr w:rsidR="00500EB7" w:rsidTr="00500EB7">
        <w:tc>
          <w:tcPr>
            <w:tcW w:w="7333" w:type="dxa"/>
            <w:hideMark/>
          </w:tcPr>
          <w:p w:rsidR="00500EB7" w:rsidRDefault="00500EB7" w:rsidP="008D1D00">
            <w:pPr>
              <w:tabs>
                <w:tab w:val="left" w:pos="360"/>
              </w:tabs>
              <w:spacing w:after="0" w:line="288" w:lineRule="auto"/>
              <w:rPr>
                <w:sz w:val="28"/>
                <w:szCs w:val="28"/>
              </w:rPr>
            </w:pPr>
            <w:r>
              <w:rPr>
                <w:b/>
                <w:color w:val="0000CC"/>
                <w:sz w:val="28"/>
                <w:szCs w:val="28"/>
              </w:rPr>
              <w:t>1.</w:t>
            </w:r>
            <w:r>
              <w:rPr>
                <w:sz w:val="28"/>
                <w:szCs w:val="28"/>
              </w:rPr>
              <w:tab/>
              <w:t>Nga eats more</w:t>
            </w:r>
            <w:r>
              <w:rPr>
                <w:sz w:val="28"/>
                <w:szCs w:val="28"/>
                <w:u w:val="single"/>
              </w:rPr>
              <w:tab/>
            </w:r>
            <w:r>
              <w:rPr>
                <w:sz w:val="28"/>
                <w:szCs w:val="28"/>
                <w:u w:val="single"/>
              </w:rPr>
              <w:tab/>
            </w:r>
            <w:r>
              <w:rPr>
                <w:sz w:val="28"/>
                <w:szCs w:val="28"/>
                <w:u w:val="single"/>
              </w:rPr>
              <w:tab/>
            </w:r>
            <w:r>
              <w:rPr>
                <w:sz w:val="28"/>
                <w:szCs w:val="28"/>
              </w:rPr>
              <w:t>than Tung does because she likes fast food.</w:t>
            </w:r>
          </w:p>
        </w:tc>
        <w:tc>
          <w:tcPr>
            <w:tcW w:w="2516" w:type="dxa"/>
            <w:hideMark/>
          </w:tcPr>
          <w:p w:rsidR="00500EB7" w:rsidRDefault="00500EB7" w:rsidP="008D1D00">
            <w:pPr>
              <w:tabs>
                <w:tab w:val="left" w:pos="360"/>
              </w:tabs>
              <w:spacing w:after="0" w:line="288" w:lineRule="auto"/>
              <w:ind w:left="720" w:hanging="720"/>
              <w:jc w:val="both"/>
              <w:rPr>
                <w:b/>
                <w:sz w:val="28"/>
                <w:szCs w:val="28"/>
              </w:rPr>
            </w:pPr>
            <w:r>
              <w:rPr>
                <w:rFonts w:eastAsia="Times New Roman"/>
                <w:b/>
                <w:color w:val="0000FF"/>
                <w:sz w:val="28"/>
                <w:szCs w:val="28"/>
              </w:rPr>
              <w:t>(HEALTHY)</w:t>
            </w:r>
          </w:p>
        </w:tc>
      </w:tr>
      <w:tr w:rsidR="00500EB7" w:rsidTr="00500EB7">
        <w:tc>
          <w:tcPr>
            <w:tcW w:w="7333" w:type="dxa"/>
            <w:hideMark/>
          </w:tcPr>
          <w:p w:rsidR="00500EB7" w:rsidRDefault="00500EB7" w:rsidP="008D1D00">
            <w:pPr>
              <w:tabs>
                <w:tab w:val="left" w:pos="360"/>
              </w:tabs>
              <w:spacing w:after="0" w:line="288" w:lineRule="auto"/>
              <w:rPr>
                <w:sz w:val="28"/>
                <w:szCs w:val="28"/>
              </w:rPr>
            </w:pPr>
            <w:r>
              <w:rPr>
                <w:b/>
                <w:color w:val="0000CC"/>
                <w:sz w:val="28"/>
                <w:szCs w:val="28"/>
              </w:rPr>
              <w:t xml:space="preserve">2. </w:t>
            </w:r>
            <w:r>
              <w:rPr>
                <w:sz w:val="28"/>
                <w:szCs w:val="28"/>
              </w:rPr>
              <w:t>Viet Nam is a</w:t>
            </w:r>
            <w:r>
              <w:rPr>
                <w:sz w:val="28"/>
                <w:szCs w:val="28"/>
                <w:u w:val="single"/>
              </w:rPr>
              <w:tab/>
            </w:r>
            <w:r>
              <w:rPr>
                <w:sz w:val="28"/>
                <w:szCs w:val="28"/>
                <w:u w:val="single"/>
              </w:rPr>
              <w:tab/>
            </w:r>
            <w:r>
              <w:rPr>
                <w:sz w:val="28"/>
                <w:szCs w:val="28"/>
                <w:u w:val="single"/>
              </w:rPr>
              <w:tab/>
            </w:r>
            <w:r>
              <w:rPr>
                <w:sz w:val="28"/>
                <w:szCs w:val="28"/>
              </w:rPr>
              <w:t xml:space="preserve">country with different peoples, religions and traditions. </w:t>
            </w:r>
          </w:p>
        </w:tc>
        <w:tc>
          <w:tcPr>
            <w:tcW w:w="2516" w:type="dxa"/>
            <w:hideMark/>
          </w:tcPr>
          <w:p w:rsidR="00500EB7" w:rsidRDefault="00500EB7" w:rsidP="008D1D00">
            <w:pPr>
              <w:tabs>
                <w:tab w:val="left" w:pos="360"/>
              </w:tabs>
              <w:spacing w:after="0" w:line="288" w:lineRule="auto"/>
              <w:ind w:left="720" w:hanging="720"/>
              <w:jc w:val="both"/>
              <w:rPr>
                <w:b/>
                <w:sz w:val="28"/>
                <w:szCs w:val="28"/>
              </w:rPr>
            </w:pPr>
            <w:r>
              <w:rPr>
                <w:rFonts w:eastAsia="Times New Roman"/>
                <w:b/>
                <w:color w:val="0000FF"/>
                <w:sz w:val="28"/>
                <w:szCs w:val="28"/>
              </w:rPr>
              <w:t>(CULTURAL)</w:t>
            </w:r>
          </w:p>
        </w:tc>
      </w:tr>
      <w:tr w:rsidR="00500EB7" w:rsidTr="00500EB7">
        <w:tc>
          <w:tcPr>
            <w:tcW w:w="7333" w:type="dxa"/>
            <w:hideMark/>
          </w:tcPr>
          <w:p w:rsidR="00500EB7" w:rsidRDefault="00500EB7" w:rsidP="008D1D00">
            <w:pPr>
              <w:tabs>
                <w:tab w:val="left" w:pos="360"/>
              </w:tabs>
              <w:spacing w:after="0" w:line="288" w:lineRule="auto"/>
              <w:rPr>
                <w:sz w:val="28"/>
                <w:szCs w:val="28"/>
              </w:rPr>
            </w:pPr>
            <w:r>
              <w:rPr>
                <w:b/>
                <w:color w:val="0000CC"/>
                <w:sz w:val="28"/>
                <w:szCs w:val="28"/>
              </w:rPr>
              <w:t xml:space="preserve">3. </w:t>
            </w:r>
            <w:r>
              <w:rPr>
                <w:sz w:val="28"/>
                <w:szCs w:val="28"/>
              </w:rPr>
              <w:t>Most of the Central Highlands is</w:t>
            </w:r>
            <w:r>
              <w:rPr>
                <w:sz w:val="28"/>
                <w:szCs w:val="28"/>
                <w:u w:val="single"/>
              </w:rPr>
              <w:tab/>
            </w:r>
            <w:r>
              <w:rPr>
                <w:sz w:val="28"/>
                <w:szCs w:val="28"/>
                <w:u w:val="single"/>
              </w:rPr>
              <w:tab/>
            </w:r>
            <w:r>
              <w:rPr>
                <w:sz w:val="28"/>
                <w:szCs w:val="28"/>
                <w:u w:val="single"/>
              </w:rPr>
              <w:tab/>
            </w:r>
            <w:r>
              <w:rPr>
                <w:sz w:val="28"/>
                <w:szCs w:val="28"/>
              </w:rPr>
              <w:t>.</w:t>
            </w:r>
          </w:p>
        </w:tc>
        <w:tc>
          <w:tcPr>
            <w:tcW w:w="2516" w:type="dxa"/>
            <w:hideMark/>
          </w:tcPr>
          <w:p w:rsidR="00500EB7" w:rsidRDefault="00500EB7" w:rsidP="008D1D00">
            <w:pPr>
              <w:tabs>
                <w:tab w:val="left" w:pos="360"/>
              </w:tabs>
              <w:spacing w:after="0" w:line="288" w:lineRule="auto"/>
              <w:jc w:val="both"/>
              <w:rPr>
                <w:b/>
                <w:sz w:val="28"/>
                <w:szCs w:val="28"/>
              </w:rPr>
            </w:pPr>
            <w:r>
              <w:rPr>
                <w:rFonts w:eastAsia="Times New Roman"/>
                <w:b/>
                <w:color w:val="0000FF"/>
                <w:sz w:val="28"/>
                <w:szCs w:val="28"/>
              </w:rPr>
              <w:t>(MOUNTAIN)</w:t>
            </w:r>
          </w:p>
        </w:tc>
      </w:tr>
      <w:tr w:rsidR="00500EB7" w:rsidTr="00500EB7">
        <w:tc>
          <w:tcPr>
            <w:tcW w:w="7333" w:type="dxa"/>
            <w:vAlign w:val="bottom"/>
            <w:hideMark/>
          </w:tcPr>
          <w:p w:rsidR="00500EB7" w:rsidRDefault="00500EB7" w:rsidP="008D1D00">
            <w:pPr>
              <w:tabs>
                <w:tab w:val="left" w:pos="360"/>
              </w:tabs>
              <w:spacing w:after="0" w:line="288" w:lineRule="auto"/>
              <w:rPr>
                <w:b/>
                <w:sz w:val="28"/>
                <w:szCs w:val="28"/>
              </w:rPr>
            </w:pPr>
            <w:r>
              <w:rPr>
                <w:b/>
                <w:color w:val="0000CC"/>
                <w:sz w:val="28"/>
                <w:szCs w:val="28"/>
              </w:rPr>
              <w:t>4</w:t>
            </w:r>
            <w:r>
              <w:rPr>
                <w:color w:val="0000CC"/>
                <w:sz w:val="28"/>
                <w:szCs w:val="28"/>
              </w:rPr>
              <w:t xml:space="preserve">. </w:t>
            </w:r>
            <w:r>
              <w:rPr>
                <w:sz w:val="28"/>
                <w:szCs w:val="28"/>
              </w:rPr>
              <w:t>The</w:t>
            </w:r>
            <w:r>
              <w:rPr>
                <w:sz w:val="28"/>
                <w:szCs w:val="28"/>
                <w:u w:val="single"/>
              </w:rPr>
              <w:tab/>
            </w:r>
            <w:r>
              <w:rPr>
                <w:sz w:val="28"/>
                <w:szCs w:val="28"/>
                <w:u w:val="single"/>
              </w:rPr>
              <w:tab/>
            </w:r>
            <w:r>
              <w:rPr>
                <w:sz w:val="28"/>
                <w:szCs w:val="28"/>
              </w:rPr>
              <w:t xml:space="preserve">houses of many ethnic groups are used to worship the ancestors. </w:t>
            </w:r>
          </w:p>
        </w:tc>
        <w:tc>
          <w:tcPr>
            <w:tcW w:w="2516" w:type="dxa"/>
            <w:hideMark/>
          </w:tcPr>
          <w:p w:rsidR="00500EB7" w:rsidRDefault="00500EB7" w:rsidP="008D1D00">
            <w:pPr>
              <w:tabs>
                <w:tab w:val="left" w:pos="360"/>
              </w:tabs>
              <w:spacing w:after="0" w:line="288" w:lineRule="auto"/>
              <w:jc w:val="both"/>
              <w:rPr>
                <w:b/>
                <w:sz w:val="28"/>
                <w:szCs w:val="28"/>
              </w:rPr>
            </w:pPr>
            <w:r>
              <w:rPr>
                <w:rFonts w:eastAsia="Times New Roman"/>
                <w:b/>
                <w:color w:val="0000FF"/>
                <w:sz w:val="28"/>
                <w:szCs w:val="28"/>
              </w:rPr>
              <w:t>(COMMUNE)</w:t>
            </w:r>
          </w:p>
        </w:tc>
      </w:tr>
      <w:tr w:rsidR="00500EB7" w:rsidTr="00500EB7">
        <w:tc>
          <w:tcPr>
            <w:tcW w:w="7333" w:type="dxa"/>
            <w:vAlign w:val="bottom"/>
            <w:hideMark/>
          </w:tcPr>
          <w:p w:rsidR="00500EB7" w:rsidRDefault="00500EB7" w:rsidP="008D1D00">
            <w:pPr>
              <w:tabs>
                <w:tab w:val="left" w:pos="360"/>
              </w:tabs>
              <w:spacing w:after="0" w:line="288" w:lineRule="auto"/>
              <w:rPr>
                <w:sz w:val="28"/>
                <w:szCs w:val="28"/>
              </w:rPr>
            </w:pPr>
            <w:r>
              <w:rPr>
                <w:b/>
                <w:color w:val="0000CC"/>
                <w:sz w:val="28"/>
                <w:szCs w:val="28"/>
              </w:rPr>
              <w:t xml:space="preserve">5. </w:t>
            </w:r>
            <w:r>
              <w:rPr>
                <w:sz w:val="28"/>
                <w:szCs w:val="28"/>
              </w:rPr>
              <w:t>To become friendlier, you should</w:t>
            </w:r>
            <w:r>
              <w:rPr>
                <w:sz w:val="28"/>
                <w:szCs w:val="28"/>
              </w:rPr>
              <w:tab/>
            </w:r>
            <w:r>
              <w:rPr>
                <w:sz w:val="28"/>
                <w:szCs w:val="28"/>
                <w:u w:val="single"/>
              </w:rPr>
              <w:tab/>
            </w:r>
            <w:r>
              <w:rPr>
                <w:sz w:val="28"/>
                <w:szCs w:val="28"/>
                <w:u w:val="single"/>
              </w:rPr>
              <w:tab/>
            </w:r>
            <w:r>
              <w:rPr>
                <w:sz w:val="28"/>
                <w:szCs w:val="28"/>
              </w:rPr>
              <w:t>with your workmates.</w:t>
            </w:r>
          </w:p>
        </w:tc>
        <w:tc>
          <w:tcPr>
            <w:tcW w:w="2516" w:type="dxa"/>
            <w:hideMark/>
          </w:tcPr>
          <w:p w:rsidR="00500EB7" w:rsidRDefault="00500EB7" w:rsidP="008D1D00">
            <w:pPr>
              <w:tabs>
                <w:tab w:val="left" w:pos="360"/>
              </w:tabs>
              <w:spacing w:after="0" w:line="288" w:lineRule="auto"/>
              <w:ind w:left="-108" w:right="-144"/>
              <w:jc w:val="both"/>
              <w:rPr>
                <w:b/>
                <w:sz w:val="28"/>
                <w:szCs w:val="28"/>
              </w:rPr>
            </w:pPr>
            <w:r>
              <w:rPr>
                <w:rFonts w:eastAsia="Times New Roman"/>
                <w:b/>
                <w:color w:val="0000FF"/>
                <w:sz w:val="28"/>
                <w:szCs w:val="28"/>
              </w:rPr>
              <w:t>(SOCIALISATION)</w:t>
            </w:r>
          </w:p>
        </w:tc>
      </w:tr>
      <w:tr w:rsidR="00500EB7" w:rsidTr="00500EB7">
        <w:tc>
          <w:tcPr>
            <w:tcW w:w="7333" w:type="dxa"/>
            <w:vAlign w:val="bottom"/>
            <w:hideMark/>
          </w:tcPr>
          <w:p w:rsidR="00500EB7" w:rsidRDefault="00500EB7" w:rsidP="008D1D00">
            <w:pPr>
              <w:tabs>
                <w:tab w:val="left" w:pos="360"/>
              </w:tabs>
              <w:spacing w:after="0" w:line="288" w:lineRule="auto"/>
              <w:rPr>
                <w:sz w:val="28"/>
                <w:szCs w:val="28"/>
              </w:rPr>
            </w:pPr>
            <w:r>
              <w:rPr>
                <w:b/>
                <w:color w:val="0000CC"/>
                <w:sz w:val="28"/>
                <w:szCs w:val="28"/>
              </w:rPr>
              <w:t xml:space="preserve">6. </w:t>
            </w:r>
            <w:r>
              <w:rPr>
                <w:sz w:val="28"/>
                <w:szCs w:val="28"/>
              </w:rPr>
              <w:t>Paul used to be</w:t>
            </w:r>
            <w:r>
              <w:rPr>
                <w:sz w:val="28"/>
                <w:szCs w:val="28"/>
                <w:u w:val="single"/>
              </w:rPr>
              <w:tab/>
            </w:r>
            <w:r>
              <w:rPr>
                <w:sz w:val="28"/>
                <w:szCs w:val="28"/>
                <w:u w:val="single"/>
              </w:rPr>
              <w:tab/>
            </w:r>
            <w:r>
              <w:rPr>
                <w:sz w:val="28"/>
                <w:szCs w:val="28"/>
                <w:u w:val="single"/>
              </w:rPr>
              <w:tab/>
            </w:r>
            <w:r>
              <w:rPr>
                <w:sz w:val="28"/>
                <w:szCs w:val="28"/>
              </w:rPr>
              <w:t>to soft drinks, but now he seldom drinks them.</w:t>
            </w:r>
          </w:p>
        </w:tc>
        <w:tc>
          <w:tcPr>
            <w:tcW w:w="2516" w:type="dxa"/>
            <w:hideMark/>
          </w:tcPr>
          <w:p w:rsidR="00500EB7" w:rsidRDefault="00500EB7" w:rsidP="008D1D00">
            <w:pPr>
              <w:tabs>
                <w:tab w:val="left" w:pos="360"/>
              </w:tabs>
              <w:spacing w:after="0" w:line="288" w:lineRule="auto"/>
              <w:jc w:val="both"/>
              <w:rPr>
                <w:b/>
                <w:sz w:val="28"/>
                <w:szCs w:val="28"/>
              </w:rPr>
            </w:pPr>
            <w:r>
              <w:rPr>
                <w:rFonts w:eastAsia="Times New Roman"/>
                <w:b/>
                <w:color w:val="0000FF"/>
                <w:sz w:val="28"/>
                <w:szCs w:val="28"/>
              </w:rPr>
              <w:t>(ADDICTION)</w:t>
            </w:r>
          </w:p>
        </w:tc>
      </w:tr>
      <w:tr w:rsidR="00500EB7" w:rsidTr="00500EB7">
        <w:tc>
          <w:tcPr>
            <w:tcW w:w="7333" w:type="dxa"/>
            <w:vAlign w:val="bottom"/>
            <w:hideMark/>
          </w:tcPr>
          <w:p w:rsidR="00500EB7" w:rsidRDefault="00500EB7" w:rsidP="008D1D00">
            <w:pPr>
              <w:tabs>
                <w:tab w:val="left" w:pos="360"/>
              </w:tabs>
              <w:spacing w:after="0" w:line="288" w:lineRule="auto"/>
              <w:rPr>
                <w:sz w:val="28"/>
                <w:szCs w:val="28"/>
              </w:rPr>
            </w:pPr>
            <w:r>
              <w:rPr>
                <w:b/>
                <w:color w:val="0000CC"/>
                <w:sz w:val="28"/>
                <w:szCs w:val="28"/>
              </w:rPr>
              <w:t xml:space="preserve">7. </w:t>
            </w:r>
            <w:r>
              <w:rPr>
                <w:sz w:val="28"/>
                <w:szCs w:val="28"/>
              </w:rPr>
              <w:t>Like my aunt, I want to become a professional dog</w:t>
            </w:r>
            <w:r>
              <w:rPr>
                <w:sz w:val="28"/>
                <w:szCs w:val="28"/>
                <w:u w:val="single"/>
              </w:rPr>
              <w:tab/>
            </w:r>
            <w:r>
              <w:rPr>
                <w:sz w:val="28"/>
                <w:szCs w:val="28"/>
              </w:rPr>
              <w:t xml:space="preserve">. </w:t>
            </w:r>
          </w:p>
        </w:tc>
        <w:tc>
          <w:tcPr>
            <w:tcW w:w="2516" w:type="dxa"/>
            <w:hideMark/>
          </w:tcPr>
          <w:p w:rsidR="00500EB7" w:rsidRDefault="00500EB7" w:rsidP="008D1D00">
            <w:pPr>
              <w:spacing w:after="0" w:line="288" w:lineRule="auto"/>
              <w:rPr>
                <w:rFonts w:eastAsia="Times New Roman"/>
                <w:b/>
                <w:color w:val="0000FF"/>
                <w:sz w:val="28"/>
                <w:szCs w:val="28"/>
              </w:rPr>
            </w:pPr>
            <w:r>
              <w:rPr>
                <w:rFonts w:eastAsia="Times New Roman"/>
                <w:b/>
                <w:color w:val="0000FF"/>
                <w:sz w:val="28"/>
                <w:szCs w:val="28"/>
              </w:rPr>
              <w:t>(TRAIN)</w:t>
            </w:r>
          </w:p>
        </w:tc>
      </w:tr>
      <w:tr w:rsidR="00500EB7" w:rsidTr="00500EB7">
        <w:tc>
          <w:tcPr>
            <w:tcW w:w="7333" w:type="dxa"/>
            <w:vAlign w:val="bottom"/>
            <w:hideMark/>
          </w:tcPr>
          <w:p w:rsidR="00500EB7" w:rsidRDefault="00500EB7" w:rsidP="008D1D00">
            <w:pPr>
              <w:tabs>
                <w:tab w:val="left" w:pos="360"/>
              </w:tabs>
              <w:spacing w:after="0" w:line="288" w:lineRule="auto"/>
              <w:rPr>
                <w:sz w:val="28"/>
                <w:szCs w:val="28"/>
              </w:rPr>
            </w:pPr>
            <w:r>
              <w:rPr>
                <w:b/>
                <w:color w:val="0000CC"/>
                <w:sz w:val="28"/>
                <w:szCs w:val="28"/>
              </w:rPr>
              <w:t>8</w:t>
            </w:r>
            <w:r>
              <w:rPr>
                <w:color w:val="0000CC"/>
                <w:sz w:val="28"/>
                <w:szCs w:val="28"/>
              </w:rPr>
              <w:t xml:space="preserve">. </w:t>
            </w:r>
            <w:r>
              <w:rPr>
                <w:sz w:val="28"/>
                <w:szCs w:val="28"/>
              </w:rPr>
              <w:t xml:space="preserve">I am </w:t>
            </w:r>
            <w:r>
              <w:rPr>
                <w:sz w:val="28"/>
                <w:szCs w:val="28"/>
                <w:u w:val="single"/>
              </w:rPr>
              <w:tab/>
            </w:r>
            <w:r>
              <w:rPr>
                <w:sz w:val="28"/>
                <w:szCs w:val="28"/>
                <w:u w:val="single"/>
              </w:rPr>
              <w:tab/>
            </w:r>
            <w:r>
              <w:rPr>
                <w:sz w:val="28"/>
                <w:szCs w:val="28"/>
              </w:rPr>
              <w:t>of her hometown with a lot of paddy fields.</w:t>
            </w:r>
          </w:p>
        </w:tc>
        <w:tc>
          <w:tcPr>
            <w:tcW w:w="2516" w:type="dxa"/>
            <w:hideMark/>
          </w:tcPr>
          <w:p w:rsidR="00500EB7" w:rsidRDefault="00500EB7" w:rsidP="008D1D00">
            <w:pPr>
              <w:tabs>
                <w:tab w:val="left" w:pos="360"/>
              </w:tabs>
              <w:spacing w:after="0" w:line="288" w:lineRule="auto"/>
              <w:jc w:val="both"/>
              <w:rPr>
                <w:b/>
                <w:sz w:val="28"/>
                <w:szCs w:val="28"/>
              </w:rPr>
            </w:pPr>
            <w:r>
              <w:rPr>
                <w:rFonts w:eastAsia="Times New Roman"/>
                <w:b/>
                <w:color w:val="0000FF"/>
                <w:sz w:val="28"/>
                <w:szCs w:val="28"/>
              </w:rPr>
              <w:t>(ENVY)</w:t>
            </w:r>
          </w:p>
        </w:tc>
      </w:tr>
      <w:tr w:rsidR="00500EB7" w:rsidTr="00500EB7">
        <w:tc>
          <w:tcPr>
            <w:tcW w:w="7333" w:type="dxa"/>
            <w:vAlign w:val="bottom"/>
            <w:hideMark/>
          </w:tcPr>
          <w:p w:rsidR="00500EB7" w:rsidRDefault="00500EB7" w:rsidP="008D1D00">
            <w:pPr>
              <w:tabs>
                <w:tab w:val="left" w:pos="360"/>
              </w:tabs>
              <w:spacing w:after="0" w:line="288" w:lineRule="auto"/>
              <w:jc w:val="both"/>
              <w:rPr>
                <w:sz w:val="28"/>
                <w:szCs w:val="28"/>
              </w:rPr>
            </w:pPr>
            <w:r>
              <w:rPr>
                <w:b/>
                <w:color w:val="0000CC"/>
                <w:sz w:val="28"/>
                <w:szCs w:val="28"/>
              </w:rPr>
              <w:t>9</w:t>
            </w:r>
            <w:r>
              <w:rPr>
                <w:color w:val="0000CC"/>
                <w:sz w:val="28"/>
                <w:szCs w:val="28"/>
              </w:rPr>
              <w:t xml:space="preserve">. </w:t>
            </w:r>
            <w:r>
              <w:rPr>
                <w:sz w:val="28"/>
                <w:szCs w:val="28"/>
              </w:rPr>
              <w:t>The cattle are herded to a new pasture by the</w:t>
            </w:r>
            <w:r>
              <w:rPr>
                <w:sz w:val="28"/>
                <w:szCs w:val="28"/>
                <w:u w:val="single"/>
              </w:rPr>
              <w:tab/>
            </w:r>
            <w:r>
              <w:rPr>
                <w:sz w:val="28"/>
                <w:szCs w:val="28"/>
                <w:u w:val="single"/>
              </w:rPr>
              <w:tab/>
            </w:r>
            <w:r>
              <w:rPr>
                <w:sz w:val="28"/>
                <w:szCs w:val="28"/>
              </w:rPr>
              <w:t xml:space="preserve">. </w:t>
            </w:r>
          </w:p>
        </w:tc>
        <w:tc>
          <w:tcPr>
            <w:tcW w:w="2516" w:type="dxa"/>
            <w:hideMark/>
          </w:tcPr>
          <w:p w:rsidR="00500EB7" w:rsidRDefault="00500EB7" w:rsidP="008D1D00">
            <w:pPr>
              <w:spacing w:after="0" w:line="288" w:lineRule="auto"/>
              <w:rPr>
                <w:rFonts w:eastAsia="Times New Roman"/>
                <w:b/>
                <w:color w:val="0000FF"/>
                <w:sz w:val="28"/>
                <w:szCs w:val="28"/>
              </w:rPr>
            </w:pPr>
            <w:r>
              <w:rPr>
                <w:rFonts w:eastAsia="Times New Roman"/>
                <w:b/>
                <w:color w:val="0000FF"/>
                <w:sz w:val="28"/>
                <w:szCs w:val="28"/>
              </w:rPr>
              <w:t>(NOMADIC)</w:t>
            </w:r>
          </w:p>
        </w:tc>
      </w:tr>
      <w:tr w:rsidR="00500EB7" w:rsidTr="00500EB7">
        <w:tc>
          <w:tcPr>
            <w:tcW w:w="7333" w:type="dxa"/>
            <w:vAlign w:val="bottom"/>
            <w:hideMark/>
          </w:tcPr>
          <w:p w:rsidR="00500EB7" w:rsidRDefault="00500EB7" w:rsidP="008D1D00">
            <w:pPr>
              <w:tabs>
                <w:tab w:val="left" w:pos="360"/>
              </w:tabs>
              <w:spacing w:after="0" w:line="288" w:lineRule="auto"/>
              <w:rPr>
                <w:sz w:val="28"/>
                <w:szCs w:val="28"/>
              </w:rPr>
            </w:pPr>
            <w:r>
              <w:rPr>
                <w:b/>
                <w:color w:val="0000CC"/>
                <w:sz w:val="28"/>
                <w:szCs w:val="28"/>
              </w:rPr>
              <w:t>10</w:t>
            </w:r>
            <w:r>
              <w:rPr>
                <w:color w:val="0000CC"/>
                <w:sz w:val="28"/>
                <w:szCs w:val="28"/>
              </w:rPr>
              <w:t xml:space="preserve">. </w:t>
            </w:r>
            <w:r>
              <w:rPr>
                <w:sz w:val="28"/>
                <w:szCs w:val="28"/>
              </w:rPr>
              <w:t>Do villagers today dress</w:t>
            </w:r>
            <w:r>
              <w:rPr>
                <w:sz w:val="28"/>
                <w:szCs w:val="28"/>
                <w:u w:val="single"/>
              </w:rPr>
              <w:tab/>
            </w:r>
            <w:r>
              <w:rPr>
                <w:sz w:val="28"/>
                <w:szCs w:val="28"/>
                <w:u w:val="single"/>
              </w:rPr>
              <w:tab/>
            </w:r>
            <w:r>
              <w:rPr>
                <w:sz w:val="28"/>
                <w:szCs w:val="28"/>
                <w:u w:val="single"/>
              </w:rPr>
              <w:tab/>
            </w:r>
            <w:r>
              <w:rPr>
                <w:sz w:val="28"/>
                <w:szCs w:val="28"/>
              </w:rPr>
              <w:t xml:space="preserve">as in the past? </w:t>
            </w:r>
          </w:p>
        </w:tc>
        <w:tc>
          <w:tcPr>
            <w:tcW w:w="2516" w:type="dxa"/>
            <w:hideMark/>
          </w:tcPr>
          <w:p w:rsidR="00500EB7" w:rsidRDefault="00500EB7" w:rsidP="008D1D00">
            <w:pPr>
              <w:spacing w:after="0" w:line="288" w:lineRule="auto"/>
              <w:rPr>
                <w:rFonts w:eastAsia="Times New Roman"/>
                <w:b/>
                <w:color w:val="0000FF"/>
                <w:sz w:val="28"/>
                <w:szCs w:val="28"/>
              </w:rPr>
            </w:pPr>
            <w:r>
              <w:rPr>
                <w:rFonts w:eastAsia="Times New Roman"/>
                <w:b/>
                <w:color w:val="0000FF"/>
                <w:sz w:val="28"/>
                <w:szCs w:val="28"/>
              </w:rPr>
              <w:t>(TRADITION)</w:t>
            </w:r>
          </w:p>
        </w:tc>
      </w:tr>
      <w:tr w:rsidR="00500EB7" w:rsidTr="00500EB7">
        <w:tc>
          <w:tcPr>
            <w:tcW w:w="7333" w:type="dxa"/>
            <w:vAlign w:val="bottom"/>
            <w:hideMark/>
          </w:tcPr>
          <w:p w:rsidR="00500EB7" w:rsidRDefault="00500EB7" w:rsidP="008D1D00">
            <w:pPr>
              <w:spacing w:after="0" w:line="288" w:lineRule="auto"/>
              <w:rPr>
                <w:sz w:val="28"/>
                <w:szCs w:val="28"/>
              </w:rPr>
            </w:pPr>
            <w:r>
              <w:rPr>
                <w:b/>
                <w:color w:val="0000CC"/>
                <w:sz w:val="28"/>
                <w:szCs w:val="28"/>
              </w:rPr>
              <w:t>11</w:t>
            </w:r>
            <w:r>
              <w:rPr>
                <w:color w:val="0000CC"/>
                <w:sz w:val="28"/>
                <w:szCs w:val="28"/>
              </w:rPr>
              <w:t xml:space="preserve">. </w:t>
            </w:r>
            <w:r>
              <w:rPr>
                <w:sz w:val="28"/>
                <w:szCs w:val="28"/>
              </w:rPr>
              <w:t xml:space="preserve">Do you think the ethnic _______ people have their own customs and traditions?   </w:t>
            </w:r>
          </w:p>
        </w:tc>
        <w:tc>
          <w:tcPr>
            <w:tcW w:w="2516" w:type="dxa"/>
            <w:hideMark/>
          </w:tcPr>
          <w:p w:rsidR="00500EB7" w:rsidRDefault="00500EB7" w:rsidP="008D1D00">
            <w:pPr>
              <w:spacing w:after="0" w:line="288" w:lineRule="auto"/>
              <w:rPr>
                <w:rFonts w:eastAsia="Times New Roman"/>
                <w:b/>
                <w:color w:val="0000FF"/>
                <w:sz w:val="28"/>
                <w:szCs w:val="28"/>
              </w:rPr>
            </w:pPr>
            <w:r>
              <w:rPr>
                <w:rFonts w:eastAsia="Times New Roman"/>
                <w:b/>
                <w:color w:val="0000FF"/>
                <w:sz w:val="28"/>
                <w:szCs w:val="28"/>
              </w:rPr>
              <w:t>(MINOR)</w:t>
            </w:r>
          </w:p>
        </w:tc>
      </w:tr>
      <w:tr w:rsidR="00500EB7" w:rsidTr="00500EB7">
        <w:tc>
          <w:tcPr>
            <w:tcW w:w="7333" w:type="dxa"/>
            <w:vAlign w:val="bottom"/>
            <w:hideMark/>
          </w:tcPr>
          <w:p w:rsidR="00500EB7" w:rsidRDefault="00500EB7" w:rsidP="008D1D00">
            <w:pPr>
              <w:spacing w:after="0" w:line="288" w:lineRule="auto"/>
              <w:rPr>
                <w:sz w:val="28"/>
                <w:szCs w:val="28"/>
              </w:rPr>
            </w:pPr>
            <w:r>
              <w:rPr>
                <w:b/>
                <w:color w:val="0000CC"/>
                <w:sz w:val="28"/>
                <w:szCs w:val="28"/>
              </w:rPr>
              <w:t>12</w:t>
            </w:r>
            <w:r>
              <w:rPr>
                <w:color w:val="0000CC"/>
                <w:sz w:val="28"/>
                <w:szCs w:val="28"/>
              </w:rPr>
              <w:t xml:space="preserve">. </w:t>
            </w:r>
            <w:r>
              <w:rPr>
                <w:sz w:val="28"/>
                <w:szCs w:val="28"/>
              </w:rPr>
              <w:t>Which ethnic group has the smallest ______ in Viet Nam.</w:t>
            </w:r>
          </w:p>
        </w:tc>
        <w:tc>
          <w:tcPr>
            <w:tcW w:w="2516" w:type="dxa"/>
            <w:hideMark/>
          </w:tcPr>
          <w:p w:rsidR="00500EB7" w:rsidRDefault="00500EB7" w:rsidP="008D1D00">
            <w:pPr>
              <w:spacing w:after="0" w:line="288" w:lineRule="auto"/>
              <w:rPr>
                <w:rFonts w:eastAsia="Times New Roman"/>
                <w:b/>
                <w:color w:val="0000FF"/>
                <w:sz w:val="28"/>
                <w:szCs w:val="28"/>
              </w:rPr>
            </w:pPr>
            <w:r>
              <w:rPr>
                <w:rFonts w:eastAsia="Times New Roman"/>
                <w:b/>
                <w:color w:val="0000FF"/>
                <w:sz w:val="28"/>
                <w:szCs w:val="28"/>
              </w:rPr>
              <w:t>(POPULATE)</w:t>
            </w:r>
          </w:p>
        </w:tc>
      </w:tr>
      <w:tr w:rsidR="00500EB7" w:rsidTr="00500EB7">
        <w:tc>
          <w:tcPr>
            <w:tcW w:w="7333" w:type="dxa"/>
            <w:vAlign w:val="bottom"/>
            <w:hideMark/>
          </w:tcPr>
          <w:p w:rsidR="00500EB7" w:rsidRDefault="00500EB7" w:rsidP="008D1D00">
            <w:pPr>
              <w:spacing w:after="0" w:line="288" w:lineRule="auto"/>
              <w:rPr>
                <w:sz w:val="28"/>
                <w:szCs w:val="28"/>
              </w:rPr>
            </w:pPr>
            <w:r>
              <w:rPr>
                <w:b/>
                <w:color w:val="0000CC"/>
                <w:sz w:val="28"/>
                <w:szCs w:val="28"/>
              </w:rPr>
              <w:t>13</w:t>
            </w:r>
            <w:r>
              <w:rPr>
                <w:color w:val="0000CC"/>
                <w:sz w:val="28"/>
                <w:szCs w:val="28"/>
              </w:rPr>
              <w:t xml:space="preserve">. </w:t>
            </w:r>
            <w:r>
              <w:rPr>
                <w:sz w:val="28"/>
                <w:szCs w:val="28"/>
              </w:rPr>
              <w:t>Some ethnic peoples in the mountainous regions still keep their _________ way of farming.</w:t>
            </w:r>
          </w:p>
        </w:tc>
        <w:tc>
          <w:tcPr>
            <w:tcW w:w="2516" w:type="dxa"/>
            <w:hideMark/>
          </w:tcPr>
          <w:p w:rsidR="00500EB7" w:rsidRDefault="00500EB7" w:rsidP="008D1D00">
            <w:pPr>
              <w:spacing w:after="0" w:line="288" w:lineRule="auto"/>
              <w:rPr>
                <w:rFonts w:eastAsia="Times New Roman"/>
                <w:b/>
                <w:color w:val="0000FF"/>
                <w:sz w:val="28"/>
                <w:szCs w:val="28"/>
              </w:rPr>
            </w:pPr>
            <w:r>
              <w:rPr>
                <w:rFonts w:eastAsia="Times New Roman"/>
                <w:b/>
                <w:color w:val="0000FF"/>
                <w:sz w:val="28"/>
                <w:szCs w:val="28"/>
              </w:rPr>
              <w:t>(TRADITION)</w:t>
            </w:r>
          </w:p>
        </w:tc>
      </w:tr>
      <w:tr w:rsidR="00500EB7" w:rsidTr="00500EB7">
        <w:tc>
          <w:tcPr>
            <w:tcW w:w="7333" w:type="dxa"/>
            <w:vAlign w:val="bottom"/>
            <w:hideMark/>
          </w:tcPr>
          <w:p w:rsidR="00500EB7" w:rsidRDefault="00500EB7" w:rsidP="008D1D00">
            <w:pPr>
              <w:spacing w:after="0" w:line="288" w:lineRule="auto"/>
              <w:rPr>
                <w:sz w:val="28"/>
                <w:szCs w:val="28"/>
              </w:rPr>
            </w:pPr>
            <w:r>
              <w:rPr>
                <w:b/>
                <w:color w:val="0000CC"/>
                <w:sz w:val="28"/>
                <w:szCs w:val="28"/>
              </w:rPr>
              <w:t>14</w:t>
            </w:r>
            <w:r>
              <w:rPr>
                <w:color w:val="0000CC"/>
                <w:sz w:val="28"/>
                <w:szCs w:val="28"/>
              </w:rPr>
              <w:t xml:space="preserve">. </w:t>
            </w:r>
            <w:r>
              <w:rPr>
                <w:sz w:val="28"/>
                <w:szCs w:val="28"/>
              </w:rPr>
              <w:t>Which do you think is more _______, the Tay’s or Nung’s costume?</w:t>
            </w:r>
          </w:p>
        </w:tc>
        <w:tc>
          <w:tcPr>
            <w:tcW w:w="2516" w:type="dxa"/>
            <w:hideMark/>
          </w:tcPr>
          <w:p w:rsidR="00500EB7" w:rsidRDefault="00500EB7" w:rsidP="008D1D00">
            <w:pPr>
              <w:spacing w:after="0" w:line="288" w:lineRule="auto"/>
              <w:rPr>
                <w:rFonts w:eastAsia="Times New Roman"/>
                <w:b/>
                <w:color w:val="0000FF"/>
                <w:sz w:val="28"/>
                <w:szCs w:val="28"/>
              </w:rPr>
            </w:pPr>
            <w:r>
              <w:rPr>
                <w:rFonts w:eastAsia="Times New Roman"/>
                <w:b/>
                <w:color w:val="0000FF"/>
                <w:sz w:val="28"/>
                <w:szCs w:val="28"/>
              </w:rPr>
              <w:t>(COLOR)</w:t>
            </w:r>
          </w:p>
        </w:tc>
      </w:tr>
      <w:tr w:rsidR="00500EB7" w:rsidTr="00500EB7">
        <w:tc>
          <w:tcPr>
            <w:tcW w:w="7333" w:type="dxa"/>
            <w:vAlign w:val="bottom"/>
            <w:hideMark/>
          </w:tcPr>
          <w:p w:rsidR="00500EB7" w:rsidRDefault="00500EB7" w:rsidP="008D1D00">
            <w:pPr>
              <w:spacing w:after="0" w:line="288" w:lineRule="auto"/>
              <w:rPr>
                <w:sz w:val="28"/>
                <w:szCs w:val="28"/>
              </w:rPr>
            </w:pPr>
            <w:r>
              <w:rPr>
                <w:b/>
                <w:color w:val="0000FF"/>
                <w:sz w:val="28"/>
                <w:szCs w:val="28"/>
              </w:rPr>
              <w:t>15</w:t>
            </w:r>
            <w:r>
              <w:rPr>
                <w:color w:val="0000CC"/>
                <w:sz w:val="28"/>
                <w:szCs w:val="28"/>
              </w:rPr>
              <w:t xml:space="preserve">. </w:t>
            </w:r>
            <w:r>
              <w:rPr>
                <w:sz w:val="28"/>
                <w:szCs w:val="28"/>
              </w:rPr>
              <w:t>If you go to Sa Pa, you should try some ______ of the local people sold at the market.</w:t>
            </w:r>
          </w:p>
        </w:tc>
        <w:tc>
          <w:tcPr>
            <w:tcW w:w="2516" w:type="dxa"/>
            <w:hideMark/>
          </w:tcPr>
          <w:p w:rsidR="00500EB7" w:rsidRDefault="00500EB7" w:rsidP="008D1D00">
            <w:pPr>
              <w:spacing w:after="0" w:line="288" w:lineRule="auto"/>
              <w:rPr>
                <w:rFonts w:eastAsia="Times New Roman"/>
                <w:b/>
                <w:color w:val="0000FF"/>
                <w:sz w:val="28"/>
                <w:szCs w:val="28"/>
              </w:rPr>
            </w:pPr>
            <w:r>
              <w:rPr>
                <w:rFonts w:eastAsia="Times New Roman"/>
                <w:b/>
                <w:color w:val="0000FF"/>
                <w:sz w:val="28"/>
                <w:szCs w:val="28"/>
              </w:rPr>
              <w:t>(SPECIAL)</w:t>
            </w:r>
          </w:p>
        </w:tc>
      </w:tr>
      <w:tr w:rsidR="00500EB7" w:rsidTr="00500EB7">
        <w:tc>
          <w:tcPr>
            <w:tcW w:w="7333" w:type="dxa"/>
            <w:vAlign w:val="bottom"/>
            <w:hideMark/>
          </w:tcPr>
          <w:p w:rsidR="00500EB7" w:rsidRDefault="00500EB7" w:rsidP="008D1D00">
            <w:pPr>
              <w:tabs>
                <w:tab w:val="left" w:pos="360"/>
              </w:tabs>
              <w:spacing w:after="0" w:line="288" w:lineRule="auto"/>
              <w:jc w:val="both"/>
              <w:rPr>
                <w:sz w:val="28"/>
                <w:szCs w:val="28"/>
              </w:rPr>
            </w:pPr>
            <w:r>
              <w:rPr>
                <w:b/>
                <w:color w:val="0000CC"/>
                <w:sz w:val="28"/>
                <w:szCs w:val="28"/>
              </w:rPr>
              <w:t>16</w:t>
            </w:r>
            <w:r>
              <w:rPr>
                <w:color w:val="0000CC"/>
                <w:sz w:val="28"/>
                <w:szCs w:val="28"/>
              </w:rPr>
              <w:t xml:space="preserve">. </w:t>
            </w:r>
            <w:r>
              <w:rPr>
                <w:sz w:val="28"/>
                <w:szCs w:val="28"/>
              </w:rPr>
              <w:t>Five-coloured sticky rice is a traditional</w:t>
            </w:r>
            <w:r>
              <w:rPr>
                <w:sz w:val="28"/>
                <w:szCs w:val="28"/>
              </w:rPr>
              <w:tab/>
              <w:t xml:space="preserve"> ___________ of Tay people. </w:t>
            </w:r>
          </w:p>
        </w:tc>
        <w:tc>
          <w:tcPr>
            <w:tcW w:w="2516" w:type="dxa"/>
            <w:hideMark/>
          </w:tcPr>
          <w:p w:rsidR="00500EB7" w:rsidRDefault="00500EB7" w:rsidP="008D1D00">
            <w:pPr>
              <w:spacing w:after="0" w:line="288" w:lineRule="auto"/>
              <w:rPr>
                <w:rFonts w:eastAsia="Times New Roman"/>
                <w:b/>
                <w:color w:val="0000FF"/>
                <w:sz w:val="28"/>
                <w:szCs w:val="28"/>
              </w:rPr>
            </w:pPr>
            <w:r>
              <w:rPr>
                <w:rFonts w:eastAsia="Times New Roman"/>
                <w:b/>
                <w:color w:val="0000FF"/>
                <w:sz w:val="28"/>
                <w:szCs w:val="28"/>
              </w:rPr>
              <w:t>(SPECIAL)</w:t>
            </w:r>
          </w:p>
        </w:tc>
      </w:tr>
      <w:tr w:rsidR="00500EB7" w:rsidTr="00500EB7">
        <w:tc>
          <w:tcPr>
            <w:tcW w:w="7333" w:type="dxa"/>
            <w:vAlign w:val="bottom"/>
            <w:hideMark/>
          </w:tcPr>
          <w:p w:rsidR="00500EB7" w:rsidRDefault="00500EB7" w:rsidP="008D1D00">
            <w:pPr>
              <w:tabs>
                <w:tab w:val="left" w:pos="360"/>
              </w:tabs>
              <w:spacing w:after="0" w:line="288" w:lineRule="auto"/>
              <w:jc w:val="both"/>
              <w:rPr>
                <w:sz w:val="28"/>
                <w:szCs w:val="28"/>
              </w:rPr>
            </w:pPr>
            <w:r>
              <w:rPr>
                <w:b/>
                <w:color w:val="0000CC"/>
                <w:sz w:val="28"/>
                <w:szCs w:val="28"/>
              </w:rPr>
              <w:t>17</w:t>
            </w:r>
            <w:r>
              <w:rPr>
                <w:color w:val="0000CC"/>
                <w:sz w:val="28"/>
                <w:szCs w:val="28"/>
              </w:rPr>
              <w:t xml:space="preserve">. </w:t>
            </w:r>
            <w:r>
              <w:rPr>
                <w:sz w:val="28"/>
                <w:szCs w:val="28"/>
              </w:rPr>
              <w:t xml:space="preserve">H’mong people live in the northern ___ region of Vietnam. </w:t>
            </w:r>
          </w:p>
        </w:tc>
        <w:tc>
          <w:tcPr>
            <w:tcW w:w="2516" w:type="dxa"/>
            <w:hideMark/>
          </w:tcPr>
          <w:p w:rsidR="00500EB7" w:rsidRDefault="00500EB7" w:rsidP="008D1D00">
            <w:pPr>
              <w:spacing w:after="0" w:line="288" w:lineRule="auto"/>
              <w:rPr>
                <w:rFonts w:eastAsia="Times New Roman"/>
                <w:b/>
                <w:color w:val="0000FF"/>
                <w:sz w:val="28"/>
                <w:szCs w:val="28"/>
              </w:rPr>
            </w:pPr>
            <w:r>
              <w:rPr>
                <w:rFonts w:eastAsia="Times New Roman"/>
                <w:b/>
                <w:color w:val="0000FF"/>
                <w:sz w:val="28"/>
                <w:szCs w:val="28"/>
              </w:rPr>
              <w:t>(MOUNTAIN)</w:t>
            </w:r>
          </w:p>
        </w:tc>
      </w:tr>
      <w:tr w:rsidR="00500EB7" w:rsidTr="00500EB7">
        <w:tc>
          <w:tcPr>
            <w:tcW w:w="7333" w:type="dxa"/>
            <w:vAlign w:val="bottom"/>
            <w:hideMark/>
          </w:tcPr>
          <w:p w:rsidR="00500EB7" w:rsidRDefault="00500EB7" w:rsidP="008D1D00">
            <w:pPr>
              <w:tabs>
                <w:tab w:val="left" w:pos="360"/>
              </w:tabs>
              <w:spacing w:after="0" w:line="288" w:lineRule="auto"/>
              <w:jc w:val="both"/>
              <w:rPr>
                <w:sz w:val="28"/>
                <w:szCs w:val="28"/>
              </w:rPr>
            </w:pPr>
            <w:r>
              <w:rPr>
                <w:b/>
                <w:color w:val="0000CC"/>
                <w:sz w:val="28"/>
                <w:szCs w:val="28"/>
              </w:rPr>
              <w:t>18</w:t>
            </w:r>
            <w:r>
              <w:rPr>
                <w:color w:val="0000CC"/>
                <w:sz w:val="28"/>
                <w:szCs w:val="28"/>
              </w:rPr>
              <w:t xml:space="preserve">. </w:t>
            </w:r>
            <w:r>
              <w:rPr>
                <w:sz w:val="28"/>
                <w:szCs w:val="28"/>
              </w:rPr>
              <w:t xml:space="preserve">The Tai are known for their ___________ garments and their houses on stilts. </w:t>
            </w:r>
          </w:p>
        </w:tc>
        <w:tc>
          <w:tcPr>
            <w:tcW w:w="2516" w:type="dxa"/>
            <w:hideMark/>
          </w:tcPr>
          <w:p w:rsidR="00500EB7" w:rsidRDefault="00500EB7" w:rsidP="008D1D00">
            <w:pPr>
              <w:spacing w:after="0" w:line="288" w:lineRule="auto"/>
              <w:rPr>
                <w:rFonts w:eastAsia="Times New Roman"/>
                <w:b/>
                <w:color w:val="0000FF"/>
                <w:sz w:val="28"/>
                <w:szCs w:val="28"/>
              </w:rPr>
            </w:pPr>
            <w:r>
              <w:rPr>
                <w:rFonts w:eastAsia="Times New Roman"/>
                <w:b/>
                <w:color w:val="0000FF"/>
                <w:sz w:val="28"/>
                <w:szCs w:val="28"/>
              </w:rPr>
              <w:t>(WEAVE)</w:t>
            </w:r>
          </w:p>
        </w:tc>
      </w:tr>
      <w:tr w:rsidR="00500EB7" w:rsidTr="00500EB7">
        <w:tc>
          <w:tcPr>
            <w:tcW w:w="7333" w:type="dxa"/>
            <w:vAlign w:val="bottom"/>
            <w:hideMark/>
          </w:tcPr>
          <w:p w:rsidR="00500EB7" w:rsidRDefault="00500EB7" w:rsidP="008D1D00">
            <w:pPr>
              <w:tabs>
                <w:tab w:val="left" w:pos="360"/>
              </w:tabs>
              <w:spacing w:after="0" w:line="288" w:lineRule="auto"/>
              <w:jc w:val="both"/>
              <w:rPr>
                <w:sz w:val="28"/>
                <w:szCs w:val="28"/>
              </w:rPr>
            </w:pPr>
            <w:r>
              <w:rPr>
                <w:b/>
                <w:color w:val="0000CC"/>
                <w:sz w:val="28"/>
                <w:szCs w:val="28"/>
              </w:rPr>
              <w:t>19</w:t>
            </w:r>
            <w:r>
              <w:rPr>
                <w:color w:val="0000CC"/>
                <w:sz w:val="28"/>
                <w:szCs w:val="28"/>
              </w:rPr>
              <w:t xml:space="preserve">. </w:t>
            </w:r>
            <w:r>
              <w:rPr>
                <w:sz w:val="28"/>
                <w:szCs w:val="28"/>
              </w:rPr>
              <w:t xml:space="preserve">The ___________ you can find in Sapa include the Hmong, Dao, and Tay. </w:t>
            </w:r>
          </w:p>
        </w:tc>
        <w:tc>
          <w:tcPr>
            <w:tcW w:w="2516" w:type="dxa"/>
            <w:hideMark/>
          </w:tcPr>
          <w:p w:rsidR="00500EB7" w:rsidRDefault="00500EB7" w:rsidP="008D1D00">
            <w:pPr>
              <w:spacing w:after="0" w:line="288" w:lineRule="auto"/>
              <w:rPr>
                <w:rFonts w:eastAsia="Times New Roman"/>
                <w:b/>
                <w:color w:val="0000FF"/>
                <w:sz w:val="28"/>
                <w:szCs w:val="28"/>
              </w:rPr>
            </w:pPr>
            <w:r>
              <w:rPr>
                <w:rFonts w:eastAsia="Times New Roman"/>
                <w:b/>
                <w:color w:val="0000FF"/>
                <w:sz w:val="28"/>
                <w:szCs w:val="28"/>
              </w:rPr>
              <w:t>(ETHNIC)</w:t>
            </w:r>
          </w:p>
        </w:tc>
      </w:tr>
      <w:tr w:rsidR="00500EB7" w:rsidTr="00500EB7">
        <w:tc>
          <w:tcPr>
            <w:tcW w:w="7333" w:type="dxa"/>
            <w:vAlign w:val="bottom"/>
            <w:hideMark/>
          </w:tcPr>
          <w:p w:rsidR="00500EB7" w:rsidRDefault="00500EB7" w:rsidP="008D1D00">
            <w:pPr>
              <w:tabs>
                <w:tab w:val="left" w:pos="360"/>
              </w:tabs>
              <w:spacing w:after="0" w:line="288" w:lineRule="auto"/>
              <w:jc w:val="both"/>
              <w:rPr>
                <w:sz w:val="28"/>
                <w:szCs w:val="28"/>
              </w:rPr>
            </w:pPr>
            <w:r>
              <w:rPr>
                <w:b/>
                <w:color w:val="0000CC"/>
                <w:sz w:val="28"/>
                <w:szCs w:val="28"/>
              </w:rPr>
              <w:t>20</w:t>
            </w:r>
            <w:r>
              <w:rPr>
                <w:color w:val="0000CC"/>
                <w:sz w:val="28"/>
                <w:szCs w:val="28"/>
              </w:rPr>
              <w:t xml:space="preserve">. </w:t>
            </w:r>
            <w:r>
              <w:rPr>
                <w:sz w:val="28"/>
                <w:szCs w:val="28"/>
              </w:rPr>
              <w:t xml:space="preserve">Muong people are ___________ more closely related to the Tai people. </w:t>
            </w:r>
          </w:p>
        </w:tc>
        <w:tc>
          <w:tcPr>
            <w:tcW w:w="2516" w:type="dxa"/>
            <w:hideMark/>
          </w:tcPr>
          <w:p w:rsidR="00500EB7" w:rsidRDefault="00500EB7" w:rsidP="008D1D00">
            <w:pPr>
              <w:spacing w:after="0" w:line="288" w:lineRule="auto"/>
              <w:rPr>
                <w:rFonts w:eastAsia="Times New Roman"/>
                <w:b/>
                <w:color w:val="0000FF"/>
                <w:sz w:val="28"/>
                <w:szCs w:val="28"/>
              </w:rPr>
            </w:pPr>
            <w:r>
              <w:rPr>
                <w:rFonts w:eastAsia="Times New Roman"/>
                <w:b/>
                <w:color w:val="0000FF"/>
                <w:sz w:val="28"/>
                <w:szCs w:val="28"/>
              </w:rPr>
              <w:t>(CULTURE)</w:t>
            </w:r>
          </w:p>
        </w:tc>
      </w:tr>
    </w:tbl>
    <w:p w:rsidR="00293938" w:rsidRDefault="00293938" w:rsidP="008D1D00">
      <w:pPr>
        <w:spacing w:after="0" w:line="288" w:lineRule="auto"/>
        <w:rPr>
          <w:b/>
          <w:color w:val="FF0000"/>
          <w:sz w:val="28"/>
          <w:szCs w:val="28"/>
        </w:rPr>
      </w:pPr>
    </w:p>
    <w:p w:rsidR="008756DD" w:rsidRPr="00AC5418" w:rsidRDefault="008D1D00" w:rsidP="008D1D00">
      <w:pPr>
        <w:spacing w:after="0" w:line="288" w:lineRule="auto"/>
        <w:rPr>
          <w:b/>
          <w:color w:val="FF0000"/>
          <w:sz w:val="28"/>
          <w:szCs w:val="28"/>
        </w:rPr>
      </w:pPr>
      <w:r>
        <w:rPr>
          <w:rFonts w:ascii="Calibri" w:hAnsi="Calibri" w:cs="Calibri"/>
          <w:b/>
          <w:color w:val="FF0000"/>
          <w:sz w:val="28"/>
          <w:szCs w:val="28"/>
        </w:rPr>
        <w:t>❹</w:t>
      </w:r>
      <w:r w:rsidR="008756DD" w:rsidRPr="00AC5418">
        <w:rPr>
          <w:b/>
          <w:color w:val="FF0000"/>
          <w:sz w:val="28"/>
          <w:szCs w:val="28"/>
        </w:rPr>
        <w:t>. VERB FORMS</w:t>
      </w:r>
    </w:p>
    <w:p w:rsidR="00D82130" w:rsidRDefault="00D82130" w:rsidP="008D1D00">
      <w:pPr>
        <w:shd w:val="clear" w:color="auto" w:fill="FFFFFF"/>
        <w:tabs>
          <w:tab w:val="left" w:pos="-142"/>
        </w:tabs>
        <w:spacing w:after="0" w:line="288" w:lineRule="auto"/>
        <w:jc w:val="both"/>
        <w:rPr>
          <w:rFonts w:eastAsia="Times New Roman"/>
          <w:b/>
          <w:color w:val="0000FF"/>
          <w:sz w:val="28"/>
          <w:szCs w:val="28"/>
        </w:rPr>
      </w:pPr>
      <w:r>
        <w:rPr>
          <w:rFonts w:eastAsia="Times New Roman"/>
          <w:b/>
          <w:color w:val="0000FF"/>
          <w:sz w:val="28"/>
          <w:szCs w:val="28"/>
        </w:rPr>
        <w:t xml:space="preserve">I. Write the correct form of the verbs. </w:t>
      </w:r>
    </w:p>
    <w:p w:rsidR="00D82130" w:rsidRDefault="00D82130" w:rsidP="008D1D00">
      <w:pPr>
        <w:shd w:val="clear" w:color="auto" w:fill="FFFFFF"/>
        <w:tabs>
          <w:tab w:val="left" w:pos="-142"/>
        </w:tabs>
        <w:spacing w:after="0" w:line="288" w:lineRule="auto"/>
        <w:ind w:left="284"/>
        <w:jc w:val="both"/>
        <w:rPr>
          <w:rFonts w:eastAsia="Times New Roman"/>
          <w:sz w:val="28"/>
          <w:szCs w:val="28"/>
        </w:rPr>
      </w:pPr>
      <w:r>
        <w:rPr>
          <w:rFonts w:eastAsia="Times New Roman"/>
          <w:b/>
          <w:color w:val="0000FF"/>
          <w:sz w:val="28"/>
          <w:szCs w:val="28"/>
        </w:rPr>
        <w:t>1</w:t>
      </w:r>
      <w:r>
        <w:rPr>
          <w:rFonts w:eastAsia="Times New Roman"/>
          <w:color w:val="222222"/>
          <w:sz w:val="28"/>
          <w:szCs w:val="28"/>
        </w:rPr>
        <w:t xml:space="preserve">. </w:t>
      </w:r>
      <w:r>
        <w:rPr>
          <w:rFonts w:eastAsia="Times New Roman"/>
          <w:sz w:val="28"/>
          <w:szCs w:val="28"/>
        </w:rPr>
        <w:t>YMoan is a famous singer for</w:t>
      </w:r>
      <w:r>
        <w:rPr>
          <w:rFonts w:eastAsia="Times New Roman"/>
          <w:color w:val="222222"/>
          <w:sz w:val="28"/>
          <w:szCs w:val="28"/>
        </w:rPr>
        <w:t xml:space="preserve"> (</w:t>
      </w:r>
      <w:r>
        <w:rPr>
          <w:rFonts w:eastAsia="Times New Roman"/>
          <w:b/>
          <w:color w:val="0000FF"/>
          <w:sz w:val="28"/>
          <w:szCs w:val="28"/>
        </w:rPr>
        <w:t>sing</w:t>
      </w:r>
      <w:r>
        <w:rPr>
          <w:rFonts w:eastAsia="Times New Roman"/>
          <w:color w:val="222222"/>
          <w:sz w:val="28"/>
          <w:szCs w:val="28"/>
        </w:rPr>
        <w:t>)</w:t>
      </w:r>
      <w:r>
        <w:rPr>
          <w:rFonts w:eastAsia="Times New Roman"/>
          <w:color w:val="222222"/>
          <w:sz w:val="28"/>
          <w:szCs w:val="28"/>
          <w:u w:val="single"/>
        </w:rPr>
        <w:tab/>
      </w:r>
      <w:r>
        <w:rPr>
          <w:rFonts w:eastAsia="Times New Roman"/>
          <w:color w:val="222222"/>
          <w:sz w:val="28"/>
          <w:szCs w:val="28"/>
          <w:u w:val="single"/>
        </w:rPr>
        <w:tab/>
      </w:r>
      <w:r>
        <w:rPr>
          <w:rFonts w:eastAsia="Times New Roman"/>
          <w:sz w:val="28"/>
          <w:szCs w:val="28"/>
        </w:rPr>
        <w:t xml:space="preserve">songs about the Central Highlands ethnic people. </w:t>
      </w:r>
    </w:p>
    <w:p w:rsidR="00D82130" w:rsidRDefault="00D82130" w:rsidP="008D1D00">
      <w:pPr>
        <w:shd w:val="clear" w:color="auto" w:fill="FFFFFF"/>
        <w:tabs>
          <w:tab w:val="left" w:pos="-142"/>
        </w:tabs>
        <w:spacing w:after="0" w:line="288" w:lineRule="auto"/>
        <w:ind w:left="284"/>
        <w:jc w:val="both"/>
        <w:rPr>
          <w:rFonts w:eastAsia="Times New Roman"/>
          <w:color w:val="222222"/>
          <w:sz w:val="28"/>
          <w:szCs w:val="28"/>
        </w:rPr>
      </w:pPr>
      <w:r>
        <w:rPr>
          <w:rFonts w:eastAsia="Times New Roman"/>
          <w:b/>
          <w:color w:val="0000FF"/>
          <w:sz w:val="28"/>
          <w:szCs w:val="28"/>
        </w:rPr>
        <w:t>2</w:t>
      </w:r>
      <w:r>
        <w:rPr>
          <w:rFonts w:eastAsia="Times New Roman"/>
          <w:color w:val="222222"/>
          <w:sz w:val="28"/>
          <w:szCs w:val="28"/>
        </w:rPr>
        <w:t xml:space="preserve">. </w:t>
      </w:r>
      <w:r>
        <w:rPr>
          <w:rFonts w:eastAsia="Times New Roman"/>
          <w:sz w:val="28"/>
          <w:szCs w:val="28"/>
        </w:rPr>
        <w:t>There are always cultural</w:t>
      </w:r>
      <w:r>
        <w:rPr>
          <w:rFonts w:eastAsia="Times New Roman"/>
          <w:color w:val="222222"/>
          <w:sz w:val="28"/>
          <w:szCs w:val="28"/>
        </w:rPr>
        <w:t xml:space="preserve"> (</w:t>
      </w:r>
      <w:r>
        <w:rPr>
          <w:rFonts w:eastAsia="Times New Roman"/>
          <w:b/>
          <w:color w:val="0000FF"/>
          <w:sz w:val="28"/>
          <w:szCs w:val="28"/>
        </w:rPr>
        <w:t>differ</w:t>
      </w:r>
      <w:r>
        <w:rPr>
          <w:rFonts w:eastAsia="Times New Roman"/>
          <w:color w:val="222222"/>
          <w:sz w:val="28"/>
          <w:szCs w:val="28"/>
        </w:rPr>
        <w:t>)</w:t>
      </w:r>
      <w:r>
        <w:rPr>
          <w:rFonts w:eastAsia="Times New Roman"/>
          <w:color w:val="222222"/>
          <w:sz w:val="28"/>
          <w:szCs w:val="28"/>
          <w:u w:val="single"/>
        </w:rPr>
        <w:tab/>
      </w:r>
      <w:r>
        <w:rPr>
          <w:rFonts w:eastAsia="Times New Roman"/>
          <w:sz w:val="28"/>
          <w:szCs w:val="28"/>
        </w:rPr>
        <w:t>in every country in all over the world</w:t>
      </w:r>
      <w:r>
        <w:rPr>
          <w:rFonts w:eastAsia="Times New Roman"/>
          <w:color w:val="222222"/>
          <w:sz w:val="28"/>
          <w:szCs w:val="28"/>
        </w:rPr>
        <w:t>.</w:t>
      </w:r>
    </w:p>
    <w:p w:rsidR="00D82130" w:rsidRDefault="00D82130" w:rsidP="008D1D00">
      <w:pPr>
        <w:shd w:val="clear" w:color="auto" w:fill="FFFFFF"/>
        <w:tabs>
          <w:tab w:val="left" w:pos="-142"/>
        </w:tabs>
        <w:spacing w:after="0" w:line="288" w:lineRule="auto"/>
        <w:ind w:left="284"/>
        <w:jc w:val="both"/>
        <w:rPr>
          <w:rFonts w:eastAsia="Times New Roman"/>
          <w:sz w:val="28"/>
          <w:szCs w:val="28"/>
        </w:rPr>
      </w:pPr>
      <w:r>
        <w:rPr>
          <w:rFonts w:eastAsia="Times New Roman"/>
          <w:b/>
          <w:color w:val="0000FF"/>
          <w:sz w:val="28"/>
          <w:szCs w:val="28"/>
        </w:rPr>
        <w:t>3</w:t>
      </w:r>
      <w:r>
        <w:rPr>
          <w:rFonts w:eastAsia="Times New Roman"/>
          <w:color w:val="222222"/>
          <w:sz w:val="28"/>
          <w:szCs w:val="28"/>
        </w:rPr>
        <w:t xml:space="preserve">. </w:t>
      </w:r>
      <w:r>
        <w:rPr>
          <w:rFonts w:eastAsia="Times New Roman"/>
          <w:sz w:val="28"/>
          <w:szCs w:val="28"/>
        </w:rPr>
        <w:t>Maya, an ethnic girl, always wants to</w:t>
      </w:r>
      <w:r>
        <w:rPr>
          <w:rFonts w:eastAsia="Times New Roman"/>
          <w:color w:val="222222"/>
          <w:sz w:val="28"/>
          <w:szCs w:val="28"/>
        </w:rPr>
        <w:t xml:space="preserve"> (</w:t>
      </w:r>
      <w:r>
        <w:rPr>
          <w:rFonts w:eastAsia="Times New Roman"/>
          <w:b/>
          <w:color w:val="0000FF"/>
          <w:sz w:val="28"/>
          <w:szCs w:val="28"/>
        </w:rPr>
        <w:t>become</w:t>
      </w:r>
      <w:r>
        <w:rPr>
          <w:rFonts w:eastAsia="Times New Roman"/>
          <w:color w:val="222222"/>
          <w:sz w:val="28"/>
          <w:szCs w:val="28"/>
        </w:rPr>
        <w:t>)</w:t>
      </w:r>
      <w:r>
        <w:rPr>
          <w:rFonts w:eastAsia="Times New Roman"/>
          <w:color w:val="222222"/>
          <w:sz w:val="28"/>
          <w:szCs w:val="28"/>
          <w:u w:val="single"/>
        </w:rPr>
        <w:tab/>
      </w:r>
      <w:r>
        <w:rPr>
          <w:rFonts w:eastAsia="Times New Roman"/>
          <w:color w:val="222222"/>
          <w:sz w:val="28"/>
          <w:szCs w:val="28"/>
          <w:u w:val="single"/>
        </w:rPr>
        <w:tab/>
      </w:r>
      <w:r>
        <w:rPr>
          <w:rFonts w:eastAsia="Times New Roman"/>
          <w:sz w:val="28"/>
          <w:szCs w:val="28"/>
        </w:rPr>
        <w:t xml:space="preserve">an English teacher in the near future. </w:t>
      </w:r>
    </w:p>
    <w:p w:rsidR="00D82130" w:rsidRDefault="00D82130" w:rsidP="008D1D00">
      <w:pPr>
        <w:shd w:val="clear" w:color="auto" w:fill="FFFFFF"/>
        <w:tabs>
          <w:tab w:val="left" w:pos="-142"/>
        </w:tabs>
        <w:spacing w:after="0" w:line="288" w:lineRule="auto"/>
        <w:ind w:left="284"/>
        <w:jc w:val="both"/>
        <w:rPr>
          <w:rFonts w:eastAsia="Times New Roman"/>
          <w:sz w:val="28"/>
          <w:szCs w:val="28"/>
        </w:rPr>
      </w:pPr>
      <w:r>
        <w:rPr>
          <w:rFonts w:eastAsia="Times New Roman"/>
          <w:b/>
          <w:color w:val="0000FF"/>
          <w:sz w:val="28"/>
          <w:szCs w:val="28"/>
        </w:rPr>
        <w:t>4</w:t>
      </w:r>
      <w:r>
        <w:rPr>
          <w:rFonts w:eastAsia="Times New Roman"/>
          <w:color w:val="222222"/>
          <w:sz w:val="28"/>
          <w:szCs w:val="28"/>
        </w:rPr>
        <w:t xml:space="preserve">. </w:t>
      </w:r>
      <w:r>
        <w:rPr>
          <w:rFonts w:eastAsia="Times New Roman"/>
          <w:sz w:val="28"/>
          <w:szCs w:val="28"/>
        </w:rPr>
        <w:t>He hates</w:t>
      </w:r>
      <w:r>
        <w:rPr>
          <w:rFonts w:eastAsia="Times New Roman"/>
          <w:color w:val="222222"/>
          <w:sz w:val="28"/>
          <w:szCs w:val="28"/>
        </w:rPr>
        <w:t xml:space="preserve"> (</w:t>
      </w:r>
      <w:r>
        <w:rPr>
          <w:rFonts w:eastAsia="Times New Roman"/>
          <w:b/>
          <w:color w:val="0000FF"/>
          <w:sz w:val="28"/>
          <w:szCs w:val="28"/>
        </w:rPr>
        <w:t>go</w:t>
      </w:r>
      <w:r>
        <w:rPr>
          <w:rFonts w:eastAsia="Times New Roman"/>
          <w:color w:val="222222"/>
          <w:sz w:val="28"/>
          <w:szCs w:val="28"/>
        </w:rPr>
        <w:t>)</w:t>
      </w:r>
      <w:r>
        <w:rPr>
          <w:rFonts w:eastAsia="Times New Roman"/>
          <w:color w:val="222222"/>
          <w:sz w:val="28"/>
          <w:szCs w:val="28"/>
          <w:u w:val="single"/>
        </w:rPr>
        <w:tab/>
      </w:r>
      <w:r>
        <w:rPr>
          <w:rFonts w:eastAsia="Times New Roman"/>
          <w:color w:val="222222"/>
          <w:sz w:val="28"/>
          <w:szCs w:val="28"/>
          <w:u w:val="single"/>
        </w:rPr>
        <w:tab/>
      </w:r>
      <w:r>
        <w:rPr>
          <w:rFonts w:eastAsia="Times New Roman"/>
          <w:sz w:val="28"/>
          <w:szCs w:val="28"/>
        </w:rPr>
        <w:t>out in winter because it is really cold.</w:t>
      </w:r>
    </w:p>
    <w:p w:rsidR="00D82130" w:rsidRDefault="00D82130" w:rsidP="008D1D00">
      <w:pPr>
        <w:shd w:val="clear" w:color="auto" w:fill="FFFFFF"/>
        <w:tabs>
          <w:tab w:val="left" w:pos="-142"/>
        </w:tabs>
        <w:spacing w:after="0" w:line="288" w:lineRule="auto"/>
        <w:ind w:left="284"/>
        <w:jc w:val="both"/>
        <w:rPr>
          <w:rFonts w:eastAsia="Times New Roman"/>
          <w:color w:val="222222"/>
          <w:sz w:val="28"/>
          <w:szCs w:val="28"/>
        </w:rPr>
      </w:pPr>
      <w:r>
        <w:rPr>
          <w:rFonts w:eastAsia="Times New Roman"/>
          <w:b/>
          <w:color w:val="0000FF"/>
          <w:sz w:val="28"/>
          <w:szCs w:val="28"/>
        </w:rPr>
        <w:t>5</w:t>
      </w:r>
      <w:r>
        <w:rPr>
          <w:rFonts w:eastAsia="Times New Roman"/>
          <w:color w:val="222222"/>
          <w:sz w:val="28"/>
          <w:szCs w:val="28"/>
        </w:rPr>
        <w:t xml:space="preserve">. </w:t>
      </w:r>
      <w:r>
        <w:rPr>
          <w:rFonts w:eastAsia="Times New Roman"/>
          <w:sz w:val="28"/>
          <w:szCs w:val="28"/>
        </w:rPr>
        <w:t>While people in Hanoi love</w:t>
      </w:r>
      <w:r>
        <w:rPr>
          <w:rFonts w:eastAsia="Times New Roman"/>
          <w:color w:val="222222"/>
          <w:sz w:val="28"/>
          <w:szCs w:val="28"/>
        </w:rPr>
        <w:t xml:space="preserve"> (</w:t>
      </w:r>
      <w:r>
        <w:rPr>
          <w:rFonts w:eastAsia="Times New Roman"/>
          <w:b/>
          <w:color w:val="0000FF"/>
          <w:sz w:val="28"/>
          <w:szCs w:val="28"/>
        </w:rPr>
        <w:t>drink</w:t>
      </w:r>
      <w:r>
        <w:rPr>
          <w:rFonts w:eastAsia="Times New Roman"/>
          <w:color w:val="222222"/>
          <w:sz w:val="28"/>
          <w:szCs w:val="28"/>
        </w:rPr>
        <w:t>)</w:t>
      </w:r>
      <w:r>
        <w:rPr>
          <w:rFonts w:eastAsia="Times New Roman"/>
          <w:color w:val="222222"/>
          <w:sz w:val="28"/>
          <w:szCs w:val="28"/>
          <w:u w:val="single"/>
        </w:rPr>
        <w:tab/>
      </w:r>
      <w:r>
        <w:rPr>
          <w:rFonts w:eastAsia="Times New Roman"/>
          <w:color w:val="222222"/>
          <w:sz w:val="28"/>
          <w:szCs w:val="28"/>
          <w:u w:val="single"/>
        </w:rPr>
        <w:tab/>
      </w:r>
      <w:r>
        <w:rPr>
          <w:rFonts w:eastAsia="Times New Roman"/>
          <w:sz w:val="28"/>
          <w:szCs w:val="28"/>
        </w:rPr>
        <w:t xml:space="preserve">lemon tea, people in Ho Chi Minh city like </w:t>
      </w:r>
      <w:r>
        <w:rPr>
          <w:rFonts w:eastAsia="Times New Roman"/>
          <w:color w:val="222222"/>
          <w:sz w:val="28"/>
          <w:szCs w:val="28"/>
        </w:rPr>
        <w:t>(</w:t>
      </w:r>
      <w:r>
        <w:rPr>
          <w:rFonts w:eastAsia="Times New Roman"/>
          <w:b/>
          <w:color w:val="0000FF"/>
          <w:sz w:val="28"/>
          <w:szCs w:val="28"/>
        </w:rPr>
        <w:t>drink</w:t>
      </w:r>
      <w:r>
        <w:rPr>
          <w:rFonts w:eastAsia="Times New Roman"/>
          <w:color w:val="222222"/>
          <w:sz w:val="28"/>
          <w:szCs w:val="28"/>
        </w:rPr>
        <w:t>)</w:t>
      </w:r>
      <w:r>
        <w:rPr>
          <w:rFonts w:eastAsia="Times New Roman"/>
          <w:color w:val="222222"/>
          <w:sz w:val="28"/>
          <w:szCs w:val="28"/>
          <w:u w:val="single"/>
        </w:rPr>
        <w:tab/>
      </w:r>
      <w:r>
        <w:rPr>
          <w:rFonts w:eastAsia="Times New Roman"/>
          <w:color w:val="222222"/>
          <w:sz w:val="28"/>
          <w:szCs w:val="28"/>
          <w:u w:val="single"/>
        </w:rPr>
        <w:tab/>
      </w:r>
      <w:r>
        <w:rPr>
          <w:rFonts w:eastAsia="Times New Roman"/>
          <w:color w:val="222222"/>
          <w:sz w:val="28"/>
          <w:szCs w:val="28"/>
        </w:rPr>
        <w:t xml:space="preserve"> coffee. </w:t>
      </w:r>
    </w:p>
    <w:p w:rsidR="00D82130" w:rsidRDefault="00D82130" w:rsidP="008D1D00">
      <w:pPr>
        <w:shd w:val="clear" w:color="auto" w:fill="FFFFFF"/>
        <w:tabs>
          <w:tab w:val="left" w:pos="-142"/>
        </w:tabs>
        <w:spacing w:after="0" w:line="288" w:lineRule="auto"/>
        <w:ind w:left="284"/>
        <w:jc w:val="both"/>
        <w:rPr>
          <w:rFonts w:eastAsia="Times New Roman"/>
          <w:sz w:val="28"/>
          <w:szCs w:val="28"/>
        </w:rPr>
      </w:pPr>
      <w:r>
        <w:rPr>
          <w:rFonts w:eastAsia="Times New Roman"/>
          <w:b/>
          <w:color w:val="0000FF"/>
          <w:sz w:val="28"/>
          <w:szCs w:val="28"/>
        </w:rPr>
        <w:t>6</w:t>
      </w:r>
      <w:r>
        <w:rPr>
          <w:rFonts w:eastAsia="Times New Roman"/>
          <w:color w:val="222222"/>
          <w:sz w:val="28"/>
          <w:szCs w:val="28"/>
        </w:rPr>
        <w:t xml:space="preserve">. </w:t>
      </w:r>
      <w:r>
        <w:rPr>
          <w:rFonts w:eastAsia="Times New Roman"/>
          <w:sz w:val="28"/>
          <w:szCs w:val="28"/>
        </w:rPr>
        <w:t>Long prefers</w:t>
      </w:r>
      <w:r>
        <w:rPr>
          <w:rFonts w:eastAsia="Times New Roman"/>
          <w:color w:val="222222"/>
          <w:sz w:val="28"/>
          <w:szCs w:val="28"/>
        </w:rPr>
        <w:t xml:space="preserve"> (</w:t>
      </w:r>
      <w:r>
        <w:rPr>
          <w:rFonts w:eastAsia="Times New Roman"/>
          <w:b/>
          <w:color w:val="0000FF"/>
          <w:sz w:val="28"/>
          <w:szCs w:val="28"/>
        </w:rPr>
        <w:t>buy</w:t>
      </w:r>
      <w:r>
        <w:rPr>
          <w:rFonts w:eastAsia="Times New Roman"/>
          <w:color w:val="222222"/>
          <w:sz w:val="28"/>
          <w:szCs w:val="28"/>
        </w:rPr>
        <w:t>)</w:t>
      </w:r>
      <w:r>
        <w:rPr>
          <w:rFonts w:eastAsia="Times New Roman"/>
          <w:color w:val="222222"/>
          <w:sz w:val="28"/>
          <w:szCs w:val="28"/>
          <w:u w:val="single"/>
        </w:rPr>
        <w:tab/>
      </w:r>
      <w:r>
        <w:rPr>
          <w:rFonts w:eastAsia="Times New Roman"/>
          <w:color w:val="222222"/>
          <w:sz w:val="28"/>
          <w:szCs w:val="28"/>
          <w:u w:val="single"/>
        </w:rPr>
        <w:tab/>
      </w:r>
      <w:r>
        <w:rPr>
          <w:rFonts w:eastAsia="Times New Roman"/>
          <w:sz w:val="28"/>
          <w:szCs w:val="28"/>
        </w:rPr>
        <w:t>a self-woven scarf to shoes.</w:t>
      </w:r>
    </w:p>
    <w:p w:rsidR="00D82130" w:rsidRDefault="00D82130" w:rsidP="008D1D00">
      <w:pPr>
        <w:shd w:val="clear" w:color="auto" w:fill="FFFFFF"/>
        <w:tabs>
          <w:tab w:val="left" w:pos="-142"/>
        </w:tabs>
        <w:spacing w:after="0" w:line="288" w:lineRule="auto"/>
        <w:ind w:left="284"/>
        <w:jc w:val="both"/>
        <w:rPr>
          <w:rFonts w:eastAsia="Times New Roman"/>
          <w:color w:val="222222"/>
          <w:sz w:val="28"/>
          <w:szCs w:val="28"/>
        </w:rPr>
      </w:pPr>
      <w:r>
        <w:rPr>
          <w:rFonts w:eastAsia="Times New Roman"/>
          <w:b/>
          <w:color w:val="0000FF"/>
          <w:sz w:val="28"/>
          <w:szCs w:val="28"/>
        </w:rPr>
        <w:t xml:space="preserve">7. </w:t>
      </w:r>
      <w:r>
        <w:rPr>
          <w:rFonts w:eastAsia="Times New Roman"/>
          <w:sz w:val="28"/>
          <w:szCs w:val="28"/>
        </w:rPr>
        <w:t>Do you mind</w:t>
      </w:r>
      <w:r>
        <w:rPr>
          <w:rFonts w:eastAsia="Times New Roman"/>
          <w:color w:val="222222"/>
          <w:sz w:val="28"/>
          <w:szCs w:val="28"/>
        </w:rPr>
        <w:t xml:space="preserve"> (</w:t>
      </w:r>
      <w:r>
        <w:rPr>
          <w:rFonts w:eastAsia="Times New Roman"/>
          <w:b/>
          <w:color w:val="0000FF"/>
          <w:sz w:val="28"/>
          <w:szCs w:val="28"/>
        </w:rPr>
        <w:t>close</w:t>
      </w:r>
      <w:r>
        <w:rPr>
          <w:rFonts w:eastAsia="Times New Roman"/>
          <w:color w:val="222222"/>
          <w:sz w:val="28"/>
          <w:szCs w:val="28"/>
        </w:rPr>
        <w:t>)</w:t>
      </w:r>
      <w:r>
        <w:rPr>
          <w:rFonts w:eastAsia="Times New Roman"/>
          <w:color w:val="222222"/>
          <w:sz w:val="28"/>
          <w:szCs w:val="28"/>
          <w:u w:val="single"/>
        </w:rPr>
        <w:tab/>
      </w:r>
      <w:r>
        <w:rPr>
          <w:rFonts w:eastAsia="Times New Roman"/>
          <w:color w:val="222222"/>
          <w:sz w:val="28"/>
          <w:szCs w:val="28"/>
          <w:u w:val="single"/>
        </w:rPr>
        <w:tab/>
      </w:r>
      <w:r>
        <w:rPr>
          <w:rFonts w:eastAsia="Times New Roman"/>
          <w:sz w:val="28"/>
          <w:szCs w:val="28"/>
        </w:rPr>
        <w:t>the windows because it is too cold?</w:t>
      </w:r>
    </w:p>
    <w:p w:rsidR="00D82130" w:rsidRDefault="00D82130" w:rsidP="008D1D00">
      <w:pPr>
        <w:shd w:val="clear" w:color="auto" w:fill="FFFFFF"/>
        <w:tabs>
          <w:tab w:val="left" w:pos="-142"/>
        </w:tabs>
        <w:spacing w:after="0" w:line="288" w:lineRule="auto"/>
        <w:ind w:left="284"/>
        <w:jc w:val="both"/>
        <w:rPr>
          <w:rFonts w:eastAsia="Times New Roman"/>
          <w:color w:val="222222"/>
          <w:sz w:val="28"/>
          <w:szCs w:val="28"/>
        </w:rPr>
      </w:pPr>
      <w:r>
        <w:rPr>
          <w:rFonts w:eastAsia="Times New Roman"/>
          <w:b/>
          <w:color w:val="0000FF"/>
          <w:sz w:val="28"/>
          <w:szCs w:val="28"/>
        </w:rPr>
        <w:t xml:space="preserve">8. </w:t>
      </w:r>
      <w:r>
        <w:rPr>
          <w:rFonts w:eastAsia="Times New Roman"/>
          <w:sz w:val="28"/>
          <w:szCs w:val="28"/>
        </w:rPr>
        <w:t>Would you like to</w:t>
      </w:r>
      <w:r>
        <w:rPr>
          <w:rFonts w:eastAsia="Times New Roman"/>
          <w:color w:val="222222"/>
          <w:sz w:val="28"/>
          <w:szCs w:val="28"/>
        </w:rPr>
        <w:t xml:space="preserve"> (</w:t>
      </w:r>
      <w:r>
        <w:rPr>
          <w:rFonts w:eastAsia="Times New Roman"/>
          <w:b/>
          <w:color w:val="0000FF"/>
          <w:sz w:val="28"/>
          <w:szCs w:val="28"/>
        </w:rPr>
        <w:t>eat</w:t>
      </w:r>
      <w:r>
        <w:rPr>
          <w:rFonts w:eastAsia="Times New Roman"/>
          <w:color w:val="222222"/>
          <w:sz w:val="28"/>
          <w:szCs w:val="28"/>
        </w:rPr>
        <w:t>)</w:t>
      </w:r>
      <w:r>
        <w:rPr>
          <w:rFonts w:eastAsia="Times New Roman"/>
          <w:color w:val="222222"/>
          <w:sz w:val="28"/>
          <w:szCs w:val="28"/>
          <w:u w:val="single"/>
        </w:rPr>
        <w:tab/>
      </w:r>
      <w:r>
        <w:rPr>
          <w:rFonts w:eastAsia="Times New Roman"/>
          <w:color w:val="222222"/>
          <w:sz w:val="28"/>
          <w:szCs w:val="28"/>
          <w:u w:val="single"/>
        </w:rPr>
        <w:tab/>
      </w:r>
      <w:r>
        <w:rPr>
          <w:rFonts w:eastAsia="Times New Roman"/>
          <w:color w:val="222222"/>
          <w:sz w:val="28"/>
          <w:szCs w:val="28"/>
          <w:u w:val="single"/>
        </w:rPr>
        <w:tab/>
      </w:r>
      <w:r>
        <w:rPr>
          <w:rFonts w:eastAsia="Times New Roman"/>
          <w:sz w:val="28"/>
          <w:szCs w:val="28"/>
        </w:rPr>
        <w:t>some coconut candies?</w:t>
      </w:r>
    </w:p>
    <w:p w:rsidR="00D82130" w:rsidRDefault="00D82130" w:rsidP="008D1D00">
      <w:pPr>
        <w:shd w:val="clear" w:color="auto" w:fill="FFFFFF"/>
        <w:tabs>
          <w:tab w:val="left" w:pos="-142"/>
        </w:tabs>
        <w:spacing w:after="0" w:line="288" w:lineRule="auto"/>
        <w:ind w:left="284"/>
        <w:jc w:val="both"/>
        <w:rPr>
          <w:rFonts w:eastAsia="Times New Roman"/>
          <w:color w:val="222222"/>
          <w:sz w:val="28"/>
          <w:szCs w:val="28"/>
        </w:rPr>
      </w:pPr>
      <w:r>
        <w:rPr>
          <w:rFonts w:eastAsia="Times New Roman"/>
          <w:b/>
          <w:color w:val="0000FF"/>
          <w:sz w:val="28"/>
          <w:szCs w:val="28"/>
        </w:rPr>
        <w:t xml:space="preserve">9. </w:t>
      </w:r>
      <w:r>
        <w:rPr>
          <w:rFonts w:eastAsia="Times New Roman"/>
          <w:sz w:val="28"/>
          <w:szCs w:val="28"/>
        </w:rPr>
        <w:t>Do you like</w:t>
      </w:r>
      <w:r>
        <w:rPr>
          <w:rFonts w:eastAsia="Times New Roman"/>
          <w:color w:val="222222"/>
          <w:sz w:val="28"/>
          <w:szCs w:val="28"/>
        </w:rPr>
        <w:t xml:space="preserve"> (</w:t>
      </w:r>
      <w:r>
        <w:rPr>
          <w:rFonts w:eastAsia="Times New Roman"/>
          <w:b/>
          <w:color w:val="0000FF"/>
          <w:sz w:val="28"/>
          <w:szCs w:val="28"/>
        </w:rPr>
        <w:t>go</w:t>
      </w:r>
      <w:r>
        <w:rPr>
          <w:rFonts w:eastAsia="Times New Roman"/>
          <w:color w:val="222222"/>
          <w:sz w:val="28"/>
          <w:szCs w:val="28"/>
        </w:rPr>
        <w:t>)</w:t>
      </w:r>
      <w:r>
        <w:rPr>
          <w:rFonts w:eastAsia="Times New Roman"/>
          <w:color w:val="222222"/>
          <w:sz w:val="28"/>
          <w:szCs w:val="28"/>
          <w:u w:val="single"/>
        </w:rPr>
        <w:tab/>
      </w:r>
      <w:r>
        <w:rPr>
          <w:rFonts w:eastAsia="Times New Roman"/>
          <w:color w:val="222222"/>
          <w:sz w:val="28"/>
          <w:szCs w:val="28"/>
          <w:u w:val="single"/>
        </w:rPr>
        <w:tab/>
      </w:r>
      <w:r>
        <w:rPr>
          <w:rFonts w:eastAsia="Times New Roman"/>
          <w:color w:val="222222"/>
          <w:sz w:val="28"/>
          <w:szCs w:val="28"/>
          <w:u w:val="single"/>
        </w:rPr>
        <w:tab/>
      </w:r>
      <w:r>
        <w:rPr>
          <w:rFonts w:eastAsia="Times New Roman"/>
          <w:sz w:val="28"/>
          <w:szCs w:val="28"/>
        </w:rPr>
        <w:t xml:space="preserve"> to Da Nang with my team?</w:t>
      </w:r>
    </w:p>
    <w:p w:rsidR="00D82130" w:rsidRDefault="00D82130" w:rsidP="008D1D00">
      <w:pPr>
        <w:shd w:val="clear" w:color="auto" w:fill="FFFFFF"/>
        <w:tabs>
          <w:tab w:val="left" w:pos="-142"/>
        </w:tabs>
        <w:spacing w:after="0" w:line="288" w:lineRule="auto"/>
        <w:ind w:left="284"/>
        <w:jc w:val="both"/>
        <w:rPr>
          <w:rFonts w:eastAsia="Times New Roman"/>
          <w:sz w:val="28"/>
          <w:szCs w:val="28"/>
        </w:rPr>
      </w:pPr>
      <w:r>
        <w:rPr>
          <w:rFonts w:eastAsia="Times New Roman"/>
          <w:b/>
          <w:color w:val="0000FF"/>
          <w:sz w:val="28"/>
          <w:szCs w:val="28"/>
        </w:rPr>
        <w:t>10</w:t>
      </w:r>
      <w:r>
        <w:rPr>
          <w:rFonts w:eastAsia="Times New Roman"/>
          <w:color w:val="222222"/>
          <w:sz w:val="28"/>
          <w:szCs w:val="28"/>
        </w:rPr>
        <w:t xml:space="preserve">. </w:t>
      </w:r>
      <w:r>
        <w:rPr>
          <w:rFonts w:eastAsia="Times New Roman"/>
          <w:sz w:val="28"/>
          <w:szCs w:val="28"/>
        </w:rPr>
        <w:t>Many people say that Vietnamese coffee is</w:t>
      </w:r>
      <w:r>
        <w:rPr>
          <w:rFonts w:eastAsia="Times New Roman"/>
          <w:color w:val="222222"/>
          <w:sz w:val="28"/>
          <w:szCs w:val="28"/>
        </w:rPr>
        <w:t xml:space="preserve"> (</w:t>
      </w:r>
      <w:r>
        <w:rPr>
          <w:rFonts w:eastAsia="Times New Roman"/>
          <w:b/>
          <w:color w:val="0000FF"/>
          <w:sz w:val="28"/>
          <w:szCs w:val="28"/>
        </w:rPr>
        <w:t>strong</w:t>
      </w:r>
      <w:r>
        <w:rPr>
          <w:rFonts w:eastAsia="Times New Roman"/>
          <w:color w:val="222222"/>
          <w:sz w:val="28"/>
          <w:szCs w:val="28"/>
        </w:rPr>
        <w:t>)</w:t>
      </w:r>
      <w:r>
        <w:rPr>
          <w:rFonts w:eastAsia="Times New Roman"/>
          <w:color w:val="222222"/>
          <w:sz w:val="28"/>
          <w:szCs w:val="28"/>
          <w:u w:val="single"/>
        </w:rPr>
        <w:tab/>
      </w:r>
      <w:r>
        <w:rPr>
          <w:rFonts w:eastAsia="Times New Roman"/>
          <w:color w:val="222222"/>
          <w:sz w:val="28"/>
          <w:szCs w:val="28"/>
          <w:u w:val="single"/>
        </w:rPr>
        <w:tab/>
      </w:r>
      <w:r>
        <w:rPr>
          <w:rFonts w:eastAsia="Times New Roman"/>
          <w:sz w:val="28"/>
          <w:szCs w:val="28"/>
        </w:rPr>
        <w:t xml:space="preserve">than others. </w:t>
      </w:r>
    </w:p>
    <w:p w:rsidR="00D82130" w:rsidRDefault="00D82130" w:rsidP="008D1D00">
      <w:pPr>
        <w:spacing w:after="0" w:line="288" w:lineRule="auto"/>
        <w:jc w:val="both"/>
        <w:rPr>
          <w:b/>
          <w:color w:val="0000FF"/>
          <w:sz w:val="28"/>
          <w:szCs w:val="28"/>
        </w:rPr>
      </w:pPr>
      <w:r>
        <w:rPr>
          <w:b/>
          <w:color w:val="0000FF"/>
          <w:sz w:val="28"/>
          <w:szCs w:val="28"/>
        </w:rPr>
        <w:t xml:space="preserve">II. Complete the following sentences with the correct form </w:t>
      </w:r>
      <w:r>
        <w:rPr>
          <w:b/>
          <w:i/>
          <w:color w:val="0000FF"/>
          <w:sz w:val="28"/>
          <w:szCs w:val="28"/>
        </w:rPr>
        <w:t>( ing-form or to-infinitive)</w:t>
      </w:r>
      <w:r>
        <w:rPr>
          <w:b/>
          <w:color w:val="0000FF"/>
          <w:sz w:val="28"/>
          <w:szCs w:val="28"/>
        </w:rPr>
        <w:t xml:space="preserve"> of the verbs in brackets.</w:t>
      </w:r>
    </w:p>
    <w:p w:rsidR="00D82130" w:rsidRDefault="00D82130" w:rsidP="008D1D00">
      <w:pPr>
        <w:spacing w:after="0" w:line="288" w:lineRule="auto"/>
        <w:ind w:left="284"/>
        <w:jc w:val="both"/>
        <w:rPr>
          <w:sz w:val="28"/>
          <w:szCs w:val="28"/>
        </w:rPr>
      </w:pPr>
      <w:r>
        <w:rPr>
          <w:b/>
          <w:color w:val="0000FF"/>
          <w:sz w:val="28"/>
          <w:szCs w:val="28"/>
        </w:rPr>
        <w:t>1</w:t>
      </w:r>
      <w:r>
        <w:rPr>
          <w:sz w:val="28"/>
          <w:szCs w:val="28"/>
        </w:rPr>
        <w:t>. He delayed (</w:t>
      </w:r>
      <w:r>
        <w:rPr>
          <w:b/>
          <w:color w:val="0000FF"/>
          <w:sz w:val="28"/>
          <w:szCs w:val="28"/>
        </w:rPr>
        <w:t>tell</w:t>
      </w:r>
      <w:r>
        <w:rPr>
          <w:sz w:val="28"/>
          <w:szCs w:val="28"/>
        </w:rPr>
        <w:t>)________her the news, waiting for the right moment.</w:t>
      </w:r>
    </w:p>
    <w:p w:rsidR="00D82130" w:rsidRDefault="00D82130" w:rsidP="008D1D00">
      <w:pPr>
        <w:spacing w:after="0" w:line="288" w:lineRule="auto"/>
        <w:ind w:left="284"/>
        <w:jc w:val="both"/>
        <w:rPr>
          <w:sz w:val="28"/>
          <w:szCs w:val="28"/>
        </w:rPr>
      </w:pPr>
      <w:r>
        <w:rPr>
          <w:b/>
          <w:color w:val="0000FF"/>
          <w:sz w:val="28"/>
          <w:szCs w:val="28"/>
        </w:rPr>
        <w:t>2</w:t>
      </w:r>
      <w:r>
        <w:rPr>
          <w:sz w:val="28"/>
          <w:szCs w:val="28"/>
        </w:rPr>
        <w:t>. I demand (</w:t>
      </w:r>
      <w:r>
        <w:rPr>
          <w:b/>
          <w:color w:val="0000FF"/>
          <w:sz w:val="28"/>
          <w:szCs w:val="28"/>
        </w:rPr>
        <w:t>see)</w:t>
      </w:r>
      <w:r>
        <w:rPr>
          <w:sz w:val="28"/>
          <w:szCs w:val="28"/>
        </w:rPr>
        <w:t>________the manager.</w:t>
      </w:r>
    </w:p>
    <w:p w:rsidR="00D82130" w:rsidRDefault="00D82130" w:rsidP="008D1D00">
      <w:pPr>
        <w:spacing w:after="0" w:line="288" w:lineRule="auto"/>
        <w:ind w:left="284"/>
        <w:jc w:val="both"/>
        <w:rPr>
          <w:sz w:val="28"/>
          <w:szCs w:val="28"/>
        </w:rPr>
      </w:pPr>
      <w:r>
        <w:rPr>
          <w:b/>
          <w:color w:val="0000FF"/>
          <w:sz w:val="28"/>
          <w:szCs w:val="28"/>
        </w:rPr>
        <w:t>3</w:t>
      </w:r>
      <w:r>
        <w:rPr>
          <w:sz w:val="28"/>
          <w:szCs w:val="28"/>
        </w:rPr>
        <w:t>. My father offered (</w:t>
      </w:r>
      <w:r>
        <w:rPr>
          <w:b/>
          <w:color w:val="0000FF"/>
          <w:sz w:val="28"/>
          <w:szCs w:val="28"/>
        </w:rPr>
        <w:t>take</w:t>
      </w:r>
      <w:r>
        <w:rPr>
          <w:sz w:val="28"/>
          <w:szCs w:val="28"/>
        </w:rPr>
        <w:t>) _________.us to the airport.</w:t>
      </w:r>
    </w:p>
    <w:p w:rsidR="00D82130" w:rsidRDefault="00D82130" w:rsidP="008D1D00">
      <w:pPr>
        <w:spacing w:after="0" w:line="288" w:lineRule="auto"/>
        <w:ind w:left="284"/>
        <w:jc w:val="both"/>
        <w:rPr>
          <w:sz w:val="28"/>
          <w:szCs w:val="28"/>
        </w:rPr>
      </w:pPr>
      <w:r>
        <w:rPr>
          <w:b/>
          <w:color w:val="0000FF"/>
          <w:sz w:val="28"/>
          <w:szCs w:val="28"/>
        </w:rPr>
        <w:t xml:space="preserve">4. </w:t>
      </w:r>
      <w:r>
        <w:rPr>
          <w:sz w:val="28"/>
          <w:szCs w:val="28"/>
        </w:rPr>
        <w:t>I haven’t missed (</w:t>
      </w:r>
      <w:r>
        <w:rPr>
          <w:b/>
          <w:color w:val="0000FF"/>
          <w:sz w:val="28"/>
          <w:szCs w:val="28"/>
        </w:rPr>
        <w:t>smoke</w:t>
      </w:r>
      <w:r>
        <w:rPr>
          <w:sz w:val="28"/>
          <w:szCs w:val="28"/>
        </w:rPr>
        <w:t>) ___________like I expected to.</w:t>
      </w:r>
    </w:p>
    <w:p w:rsidR="00D82130" w:rsidRDefault="00D82130" w:rsidP="008D1D00">
      <w:pPr>
        <w:spacing w:after="0" w:line="288" w:lineRule="auto"/>
        <w:ind w:left="284"/>
        <w:jc w:val="both"/>
        <w:rPr>
          <w:sz w:val="28"/>
          <w:szCs w:val="28"/>
        </w:rPr>
      </w:pPr>
      <w:r>
        <w:rPr>
          <w:b/>
          <w:color w:val="0000FF"/>
          <w:sz w:val="28"/>
          <w:szCs w:val="28"/>
        </w:rPr>
        <w:t>5</w:t>
      </w:r>
      <w:r>
        <w:rPr>
          <w:sz w:val="28"/>
          <w:szCs w:val="28"/>
        </w:rPr>
        <w:t>. We’ve had to postpone (</w:t>
      </w:r>
      <w:r>
        <w:rPr>
          <w:b/>
          <w:color w:val="0000FF"/>
          <w:sz w:val="28"/>
          <w:szCs w:val="28"/>
        </w:rPr>
        <w:t>go</w:t>
      </w:r>
      <w:r>
        <w:rPr>
          <w:sz w:val="28"/>
          <w:szCs w:val="28"/>
        </w:rPr>
        <w:t>) ___________to France because the children are ill.</w:t>
      </w:r>
    </w:p>
    <w:p w:rsidR="00D82130" w:rsidRDefault="00D82130" w:rsidP="008D1D00">
      <w:pPr>
        <w:spacing w:after="0" w:line="288" w:lineRule="auto"/>
        <w:ind w:left="284"/>
        <w:jc w:val="both"/>
        <w:rPr>
          <w:sz w:val="28"/>
          <w:szCs w:val="28"/>
        </w:rPr>
      </w:pPr>
      <w:r>
        <w:rPr>
          <w:b/>
          <w:color w:val="0000FF"/>
          <w:sz w:val="28"/>
          <w:szCs w:val="28"/>
        </w:rPr>
        <w:t>6</w:t>
      </w:r>
      <w:r>
        <w:rPr>
          <w:sz w:val="28"/>
          <w:szCs w:val="28"/>
        </w:rPr>
        <w:t>. I hate (</w:t>
      </w:r>
      <w:r>
        <w:rPr>
          <w:b/>
          <w:color w:val="0000FF"/>
          <w:sz w:val="28"/>
          <w:szCs w:val="28"/>
        </w:rPr>
        <w:t>interrupt</w:t>
      </w:r>
      <w:r>
        <w:rPr>
          <w:sz w:val="28"/>
          <w:szCs w:val="28"/>
        </w:rPr>
        <w:t>)_________, but it’s time we left.</w:t>
      </w:r>
    </w:p>
    <w:p w:rsidR="00D82130" w:rsidRDefault="00D82130" w:rsidP="008D1D00">
      <w:pPr>
        <w:spacing w:after="0" w:line="288" w:lineRule="auto"/>
        <w:ind w:left="284"/>
        <w:jc w:val="both"/>
        <w:rPr>
          <w:sz w:val="28"/>
          <w:szCs w:val="28"/>
        </w:rPr>
      </w:pPr>
      <w:r>
        <w:rPr>
          <w:b/>
          <w:color w:val="0000FF"/>
          <w:sz w:val="28"/>
          <w:szCs w:val="28"/>
        </w:rPr>
        <w:t>7</w:t>
      </w:r>
      <w:r>
        <w:rPr>
          <w:sz w:val="28"/>
          <w:szCs w:val="28"/>
        </w:rPr>
        <w:t>. She admitted to (</w:t>
      </w:r>
      <w:r>
        <w:rPr>
          <w:b/>
          <w:color w:val="0000FF"/>
          <w:sz w:val="28"/>
          <w:szCs w:val="28"/>
        </w:rPr>
        <w:t>have</w:t>
      </w:r>
      <w:r>
        <w:rPr>
          <w:sz w:val="28"/>
          <w:szCs w:val="28"/>
        </w:rPr>
        <w:t>)___________stolen the car.</w:t>
      </w:r>
    </w:p>
    <w:p w:rsidR="00D82130" w:rsidRDefault="00D82130" w:rsidP="008D1D00">
      <w:pPr>
        <w:spacing w:after="0" w:line="288" w:lineRule="auto"/>
        <w:ind w:left="284"/>
        <w:jc w:val="both"/>
        <w:rPr>
          <w:sz w:val="28"/>
          <w:szCs w:val="28"/>
        </w:rPr>
      </w:pPr>
      <w:r>
        <w:rPr>
          <w:b/>
          <w:color w:val="0000FF"/>
          <w:sz w:val="28"/>
          <w:szCs w:val="28"/>
        </w:rPr>
        <w:t>8.</w:t>
      </w:r>
      <w:r>
        <w:rPr>
          <w:sz w:val="28"/>
          <w:szCs w:val="28"/>
        </w:rPr>
        <w:t xml:space="preserve"> Katie chose (</w:t>
      </w:r>
      <w:r>
        <w:rPr>
          <w:b/>
          <w:color w:val="0000FF"/>
          <w:sz w:val="28"/>
          <w:szCs w:val="28"/>
        </w:rPr>
        <w:t>say</w:t>
      </w:r>
      <w:r>
        <w:rPr>
          <w:sz w:val="28"/>
          <w:szCs w:val="28"/>
        </w:rPr>
        <w:t>) ____</w:t>
      </w:r>
      <w:bookmarkStart w:id="1" w:name="_GoBack"/>
      <w:bookmarkEnd w:id="1"/>
      <w:r>
        <w:rPr>
          <w:sz w:val="28"/>
          <w:szCs w:val="28"/>
        </w:rPr>
        <w:t>______away from work that day.</w:t>
      </w:r>
    </w:p>
    <w:p w:rsidR="00D82130" w:rsidRDefault="00D82130" w:rsidP="008D1D00">
      <w:pPr>
        <w:spacing w:after="0" w:line="288" w:lineRule="auto"/>
        <w:ind w:left="284"/>
        <w:jc w:val="both"/>
        <w:rPr>
          <w:sz w:val="28"/>
          <w:szCs w:val="28"/>
        </w:rPr>
      </w:pPr>
      <w:r>
        <w:rPr>
          <w:b/>
          <w:color w:val="0000FF"/>
          <w:sz w:val="28"/>
          <w:szCs w:val="28"/>
        </w:rPr>
        <w:t>9</w:t>
      </w:r>
      <w:r>
        <w:rPr>
          <w:sz w:val="28"/>
          <w:szCs w:val="28"/>
        </w:rPr>
        <w:t>. Hurry up! We’re waiting (</w:t>
      </w:r>
      <w:r>
        <w:rPr>
          <w:b/>
          <w:color w:val="0000FF"/>
          <w:sz w:val="28"/>
          <w:szCs w:val="28"/>
        </w:rPr>
        <w:t>go)</w:t>
      </w:r>
      <w:r>
        <w:rPr>
          <w:sz w:val="28"/>
          <w:szCs w:val="28"/>
        </w:rPr>
        <w:t>________</w:t>
      </w:r>
    </w:p>
    <w:p w:rsidR="00D82130" w:rsidRDefault="00D82130" w:rsidP="008D1D00">
      <w:pPr>
        <w:spacing w:after="0" w:line="288" w:lineRule="auto"/>
        <w:ind w:left="284"/>
        <w:jc w:val="both"/>
        <w:rPr>
          <w:sz w:val="28"/>
          <w:szCs w:val="28"/>
        </w:rPr>
      </w:pPr>
      <w:r>
        <w:rPr>
          <w:b/>
          <w:color w:val="0000FF"/>
          <w:sz w:val="28"/>
          <w:szCs w:val="28"/>
        </w:rPr>
        <w:t>10</w:t>
      </w:r>
      <w:r>
        <w:rPr>
          <w:sz w:val="28"/>
          <w:szCs w:val="28"/>
        </w:rPr>
        <w:t>. I don’t appreciate (</w:t>
      </w:r>
      <w:r>
        <w:rPr>
          <w:b/>
          <w:color w:val="0000FF"/>
          <w:sz w:val="28"/>
          <w:szCs w:val="28"/>
        </w:rPr>
        <w:t>be</w:t>
      </w:r>
      <w:r>
        <w:rPr>
          <w:sz w:val="28"/>
          <w:szCs w:val="28"/>
        </w:rPr>
        <w:t>)__________treated like a second-class citizen.</w:t>
      </w:r>
    </w:p>
    <w:p w:rsidR="008D1D00" w:rsidRDefault="008D1D00" w:rsidP="008D1D00">
      <w:pPr>
        <w:tabs>
          <w:tab w:val="left" w:pos="-142"/>
        </w:tabs>
        <w:spacing w:after="0" w:line="288" w:lineRule="auto"/>
        <w:rPr>
          <w:b/>
          <w:noProof/>
          <w:color w:val="0000FF"/>
          <w:sz w:val="28"/>
          <w:szCs w:val="28"/>
        </w:rPr>
      </w:pPr>
    </w:p>
    <w:p w:rsidR="008D1D00" w:rsidRDefault="008D1D00" w:rsidP="008D1D00">
      <w:pPr>
        <w:tabs>
          <w:tab w:val="left" w:pos="-142"/>
        </w:tabs>
        <w:spacing w:after="0" w:line="288" w:lineRule="auto"/>
        <w:rPr>
          <w:b/>
          <w:noProof/>
          <w:color w:val="0000FF"/>
          <w:sz w:val="28"/>
          <w:szCs w:val="28"/>
        </w:rPr>
      </w:pPr>
    </w:p>
    <w:p w:rsidR="008D1D00" w:rsidRDefault="008D1D00" w:rsidP="008D1D00">
      <w:pPr>
        <w:tabs>
          <w:tab w:val="left" w:pos="-142"/>
        </w:tabs>
        <w:spacing w:after="0" w:line="288" w:lineRule="auto"/>
        <w:rPr>
          <w:b/>
          <w:noProof/>
          <w:color w:val="0000FF"/>
          <w:sz w:val="28"/>
          <w:szCs w:val="28"/>
        </w:rPr>
      </w:pPr>
    </w:p>
    <w:p w:rsidR="008D1D00" w:rsidRDefault="008D1D00" w:rsidP="008D1D00">
      <w:pPr>
        <w:tabs>
          <w:tab w:val="left" w:pos="-142"/>
        </w:tabs>
        <w:spacing w:after="0" w:line="288" w:lineRule="auto"/>
        <w:rPr>
          <w:b/>
          <w:noProof/>
          <w:color w:val="0000FF"/>
          <w:sz w:val="28"/>
          <w:szCs w:val="28"/>
        </w:rPr>
      </w:pPr>
    </w:p>
    <w:p w:rsidR="008D1D00" w:rsidRDefault="008D1D00" w:rsidP="008D1D00">
      <w:pPr>
        <w:tabs>
          <w:tab w:val="left" w:pos="-142"/>
        </w:tabs>
        <w:spacing w:after="0" w:line="288" w:lineRule="auto"/>
        <w:rPr>
          <w:b/>
          <w:noProof/>
          <w:color w:val="0000FF"/>
          <w:sz w:val="28"/>
          <w:szCs w:val="28"/>
        </w:rPr>
      </w:pPr>
    </w:p>
    <w:p w:rsidR="00D82130" w:rsidRDefault="00D82130" w:rsidP="008D1D00">
      <w:pPr>
        <w:tabs>
          <w:tab w:val="left" w:pos="-142"/>
        </w:tabs>
        <w:spacing w:after="0" w:line="288" w:lineRule="auto"/>
        <w:rPr>
          <w:b/>
          <w:color w:val="0000FF"/>
          <w:sz w:val="28"/>
          <w:szCs w:val="28"/>
        </w:rPr>
      </w:pPr>
      <w:r>
        <w:rPr>
          <w:b/>
          <w:noProof/>
          <w:color w:val="0000FF"/>
          <w:sz w:val="28"/>
          <w:szCs w:val="28"/>
        </w:rPr>
        <w:t>III. Use the correct tense of the verbs in brackets.</w:t>
      </w:r>
    </w:p>
    <w:p w:rsidR="00D82130" w:rsidRDefault="00D82130" w:rsidP="008D1D00">
      <w:pPr>
        <w:spacing w:after="0" w:line="288" w:lineRule="auto"/>
        <w:ind w:right="-2" w:firstLine="720"/>
        <w:jc w:val="both"/>
        <w:rPr>
          <w:rFonts w:ascii="VNI-Times" w:hAnsi="VNI-Times"/>
          <w:noProof/>
          <w:sz w:val="28"/>
          <w:szCs w:val="28"/>
        </w:rPr>
      </w:pPr>
      <w:r>
        <w:rPr>
          <w:rFonts w:ascii="VNI-Times" w:hAnsi="VNI-Times"/>
          <w:noProof/>
          <w:sz w:val="28"/>
          <w:szCs w:val="28"/>
        </w:rPr>
        <w:t>Last year, I (</w:t>
      </w:r>
      <w:r>
        <w:rPr>
          <w:rFonts w:ascii="VNI-Times" w:hAnsi="VNI-Times"/>
          <w:b/>
          <w:noProof/>
          <w:color w:val="0000FF"/>
          <w:sz w:val="28"/>
          <w:szCs w:val="28"/>
        </w:rPr>
        <w:t>1.go</w:t>
      </w:r>
      <w:r>
        <w:rPr>
          <w:rFonts w:ascii="VNI-Times" w:hAnsi="VNI-Times"/>
          <w:noProof/>
          <w:sz w:val="28"/>
          <w:szCs w:val="28"/>
        </w:rPr>
        <w:t>) __________ mountain climbing for the first time. It was exciting and terrifying at the same time. We (</w:t>
      </w:r>
      <w:r>
        <w:rPr>
          <w:rFonts w:ascii="VNI-Times" w:hAnsi="VNI-Times"/>
          <w:b/>
          <w:noProof/>
          <w:color w:val="0000FF"/>
          <w:sz w:val="28"/>
          <w:szCs w:val="28"/>
        </w:rPr>
        <w:t>2.move</w:t>
      </w:r>
      <w:r>
        <w:rPr>
          <w:rFonts w:ascii="VNI-Times" w:hAnsi="VNI-Times"/>
          <w:noProof/>
          <w:sz w:val="28"/>
          <w:szCs w:val="28"/>
        </w:rPr>
        <w:t>) ___________slowly and carefully, and it (</w:t>
      </w:r>
      <w:r>
        <w:rPr>
          <w:rFonts w:ascii="VNI-Times" w:hAnsi="VNI-Times"/>
          <w:b/>
          <w:noProof/>
          <w:color w:val="0000FF"/>
          <w:sz w:val="28"/>
          <w:szCs w:val="28"/>
        </w:rPr>
        <w:t>3.take</w:t>
      </w:r>
      <w:r>
        <w:rPr>
          <w:rFonts w:ascii="VNI-Times" w:hAnsi="VNI-Times"/>
          <w:noProof/>
          <w:sz w:val="28"/>
          <w:szCs w:val="28"/>
        </w:rPr>
        <w:t>) ___________ three days to get to the top. When we climbed onto the summit, we (</w:t>
      </w:r>
      <w:r>
        <w:rPr>
          <w:rFonts w:ascii="VNI-Times" w:hAnsi="VNI-Times"/>
          <w:b/>
          <w:noProof/>
          <w:color w:val="0000FF"/>
          <w:sz w:val="28"/>
          <w:szCs w:val="28"/>
        </w:rPr>
        <w:t>4.find</w:t>
      </w:r>
      <w:r>
        <w:rPr>
          <w:rFonts w:ascii="VNI-Times" w:hAnsi="VNI-Times"/>
          <w:noProof/>
          <w:sz w:val="28"/>
          <w:szCs w:val="28"/>
        </w:rPr>
        <w:t>) ___________ another group of climbers. They (</w:t>
      </w:r>
      <w:r>
        <w:rPr>
          <w:rFonts w:ascii="VNI-Times" w:hAnsi="VNI-Times"/>
          <w:b/>
          <w:noProof/>
          <w:color w:val="0000FF"/>
          <w:sz w:val="28"/>
          <w:szCs w:val="28"/>
        </w:rPr>
        <w:t>5.arrive</w:t>
      </w:r>
      <w:r>
        <w:rPr>
          <w:rFonts w:ascii="VNI-Times" w:hAnsi="VNI-Times"/>
          <w:noProof/>
          <w:sz w:val="28"/>
          <w:szCs w:val="28"/>
        </w:rPr>
        <w:t>) ___________ several hours ahead of us. They (</w:t>
      </w:r>
      <w:r>
        <w:rPr>
          <w:rFonts w:ascii="VNI-Times" w:hAnsi="VNI-Times"/>
          <w:b/>
          <w:noProof/>
          <w:color w:val="0000FF"/>
          <w:sz w:val="28"/>
          <w:szCs w:val="28"/>
        </w:rPr>
        <w:t>6.have</w:t>
      </w:r>
      <w:r>
        <w:rPr>
          <w:rFonts w:ascii="VNI-Times" w:hAnsi="VNI-Times"/>
          <w:noProof/>
          <w:sz w:val="28"/>
          <w:szCs w:val="28"/>
        </w:rPr>
        <w:t>) ___________ dinner and listening to Beethoven. We (</w:t>
      </w:r>
      <w:r>
        <w:rPr>
          <w:rFonts w:ascii="VNI-Times" w:hAnsi="VNI-Times"/>
          <w:b/>
          <w:noProof/>
          <w:color w:val="0000FF"/>
          <w:sz w:val="28"/>
          <w:szCs w:val="28"/>
        </w:rPr>
        <w:t>7.laugh</w:t>
      </w:r>
      <w:r>
        <w:rPr>
          <w:rFonts w:ascii="VNI-Times" w:hAnsi="VNI-Times"/>
          <w:noProof/>
          <w:sz w:val="28"/>
          <w:szCs w:val="28"/>
        </w:rPr>
        <w:t>) __________ and they (</w:t>
      </w:r>
      <w:r>
        <w:rPr>
          <w:rFonts w:ascii="VNI-Times" w:hAnsi="VNI-Times"/>
          <w:b/>
          <w:noProof/>
          <w:color w:val="0000FF"/>
          <w:sz w:val="28"/>
          <w:szCs w:val="28"/>
        </w:rPr>
        <w:t>8.invite</w:t>
      </w:r>
      <w:r>
        <w:rPr>
          <w:rFonts w:ascii="VNI-Times" w:hAnsi="VNI-Times"/>
          <w:noProof/>
          <w:sz w:val="28"/>
          <w:szCs w:val="28"/>
        </w:rPr>
        <w:t>) ___________ us to join them. The climb (</w:t>
      </w:r>
      <w:r>
        <w:rPr>
          <w:rFonts w:ascii="VNI-Times" w:hAnsi="VNI-Times"/>
          <w:b/>
          <w:noProof/>
          <w:color w:val="0000FF"/>
          <w:sz w:val="28"/>
          <w:szCs w:val="28"/>
        </w:rPr>
        <w:t>9.be</w:t>
      </w:r>
      <w:r>
        <w:rPr>
          <w:rFonts w:ascii="VNI-Times" w:hAnsi="VNI-Times"/>
          <w:noProof/>
          <w:sz w:val="28"/>
          <w:szCs w:val="28"/>
        </w:rPr>
        <w:t>) ___________, to say the least, an unforgettable experience.</w:t>
      </w:r>
    </w:p>
    <w:p w:rsidR="00293938" w:rsidRDefault="00293938" w:rsidP="008D1D00">
      <w:pPr>
        <w:pStyle w:val="ListParagraph"/>
        <w:widowControl w:val="0"/>
        <w:spacing w:after="0" w:line="288" w:lineRule="auto"/>
        <w:ind w:left="0"/>
        <w:contextualSpacing w:val="0"/>
        <w:rPr>
          <w:rFonts w:eastAsia="Times New Roman"/>
          <w:b/>
          <w:color w:val="FF0000"/>
          <w:sz w:val="28"/>
          <w:szCs w:val="28"/>
        </w:rPr>
      </w:pPr>
    </w:p>
    <w:p w:rsidR="00D23C24" w:rsidRPr="00AC5418" w:rsidRDefault="008D1D00" w:rsidP="008D1D00">
      <w:pPr>
        <w:pStyle w:val="ListParagraph"/>
        <w:widowControl w:val="0"/>
        <w:spacing w:after="0" w:line="288" w:lineRule="auto"/>
        <w:ind w:left="0"/>
        <w:contextualSpacing w:val="0"/>
        <w:rPr>
          <w:rFonts w:eastAsia="Times New Roman"/>
          <w:b/>
          <w:color w:val="FF0000"/>
          <w:sz w:val="28"/>
          <w:szCs w:val="28"/>
        </w:rPr>
      </w:pPr>
      <w:r>
        <w:rPr>
          <w:rFonts w:ascii="Calibri" w:eastAsia="Times New Roman" w:hAnsi="Calibri" w:cs="Calibri"/>
          <w:b/>
          <w:color w:val="FF0000"/>
          <w:sz w:val="28"/>
          <w:szCs w:val="28"/>
        </w:rPr>
        <w:t>❺</w:t>
      </w:r>
      <w:r w:rsidR="00E31A5F" w:rsidRPr="00AC5418">
        <w:rPr>
          <w:rFonts w:eastAsia="Times New Roman"/>
          <w:b/>
          <w:color w:val="FF0000"/>
          <w:sz w:val="28"/>
          <w:szCs w:val="28"/>
        </w:rPr>
        <w:t>. CORRECTION</w:t>
      </w:r>
    </w:p>
    <w:p w:rsidR="005F1BDF" w:rsidRDefault="005F1BDF" w:rsidP="008D1D00">
      <w:pPr>
        <w:tabs>
          <w:tab w:val="left" w:pos="360"/>
          <w:tab w:val="left" w:pos="2880"/>
          <w:tab w:val="left" w:pos="5220"/>
          <w:tab w:val="left" w:pos="7560"/>
        </w:tabs>
        <w:spacing w:after="0" w:line="288" w:lineRule="auto"/>
        <w:rPr>
          <w:b/>
          <w:color w:val="0000CC"/>
          <w:sz w:val="28"/>
          <w:szCs w:val="28"/>
        </w:rPr>
      </w:pPr>
      <w:r>
        <w:rPr>
          <w:b/>
          <w:color w:val="0000CC"/>
          <w:sz w:val="28"/>
          <w:szCs w:val="28"/>
        </w:rPr>
        <w:t>I. Find ONE mistake in each of the following sentences and correct it.</w:t>
      </w:r>
    </w:p>
    <w:p w:rsidR="005F1BDF" w:rsidRDefault="005F1BDF" w:rsidP="008D1D00">
      <w:pPr>
        <w:tabs>
          <w:tab w:val="left" w:pos="360"/>
        </w:tabs>
        <w:spacing w:after="0" w:line="288" w:lineRule="auto"/>
        <w:jc w:val="both"/>
        <w:rPr>
          <w:sz w:val="28"/>
          <w:szCs w:val="28"/>
        </w:rPr>
      </w:pPr>
      <w:r>
        <w:rPr>
          <w:b/>
          <w:color w:val="0000FF"/>
          <w:sz w:val="28"/>
          <w:szCs w:val="28"/>
        </w:rPr>
        <w:t>1</w:t>
      </w:r>
      <w:r>
        <w:rPr>
          <w:sz w:val="28"/>
          <w:szCs w:val="28"/>
        </w:rPr>
        <w:t>.</w:t>
      </w:r>
      <w:r>
        <w:rPr>
          <w:sz w:val="28"/>
          <w:szCs w:val="28"/>
        </w:rPr>
        <w:tab/>
        <w:t xml:space="preserve">We’ve </w:t>
      </w:r>
      <w:r>
        <w:rPr>
          <w:sz w:val="28"/>
          <w:szCs w:val="28"/>
          <w:u w:val="single"/>
        </w:rPr>
        <w:t>listed</w:t>
      </w:r>
      <w:r>
        <w:rPr>
          <w:sz w:val="28"/>
          <w:szCs w:val="28"/>
        </w:rPr>
        <w:t xml:space="preserve"> lots of </w:t>
      </w:r>
      <w:r>
        <w:rPr>
          <w:sz w:val="28"/>
          <w:szCs w:val="28"/>
          <w:u w:val="single"/>
        </w:rPr>
        <w:t>better</w:t>
      </w:r>
      <w:r>
        <w:rPr>
          <w:sz w:val="28"/>
          <w:szCs w:val="28"/>
        </w:rPr>
        <w:t xml:space="preserve"> things </w:t>
      </w:r>
      <w:r>
        <w:rPr>
          <w:sz w:val="28"/>
          <w:szCs w:val="28"/>
          <w:u w:val="single"/>
        </w:rPr>
        <w:t>to do</w:t>
      </w:r>
      <w:r>
        <w:rPr>
          <w:sz w:val="28"/>
          <w:szCs w:val="28"/>
        </w:rPr>
        <w:t xml:space="preserve"> instead of </w:t>
      </w:r>
      <w:r>
        <w:rPr>
          <w:sz w:val="28"/>
          <w:szCs w:val="28"/>
          <w:u w:val="single"/>
        </w:rPr>
        <w:t>watch</w:t>
      </w:r>
      <w:r>
        <w:rPr>
          <w:sz w:val="28"/>
          <w:szCs w:val="28"/>
        </w:rPr>
        <w:t xml:space="preserve"> TV.</w:t>
      </w:r>
    </w:p>
    <w:p w:rsidR="005F1BDF" w:rsidRDefault="005F1BDF" w:rsidP="008D1D00">
      <w:pPr>
        <w:tabs>
          <w:tab w:val="left" w:pos="1260"/>
          <w:tab w:val="left" w:pos="2520"/>
          <w:tab w:val="left" w:pos="3690"/>
          <w:tab w:val="left" w:pos="5310"/>
        </w:tabs>
        <w:spacing w:after="0" w:line="288" w:lineRule="auto"/>
        <w:jc w:val="both"/>
        <w:rPr>
          <w:b/>
          <w:color w:val="0000FF"/>
          <w:sz w:val="28"/>
          <w:szCs w:val="28"/>
        </w:rPr>
      </w:pPr>
      <w:r>
        <w:rPr>
          <w:sz w:val="28"/>
          <w:szCs w:val="28"/>
        </w:rPr>
        <w:tab/>
        <w:t xml:space="preserve">   </w:t>
      </w:r>
      <w:r>
        <w:rPr>
          <w:b/>
          <w:color w:val="0000FF"/>
          <w:sz w:val="28"/>
          <w:szCs w:val="28"/>
        </w:rPr>
        <w:t>A</w:t>
      </w:r>
      <w:r>
        <w:rPr>
          <w:b/>
          <w:color w:val="0000FF"/>
          <w:sz w:val="28"/>
          <w:szCs w:val="28"/>
        </w:rPr>
        <w:tab/>
        <w:t xml:space="preserve">       B</w:t>
      </w:r>
      <w:r>
        <w:rPr>
          <w:b/>
          <w:color w:val="0000FF"/>
          <w:sz w:val="28"/>
          <w:szCs w:val="28"/>
        </w:rPr>
        <w:tab/>
        <w:t xml:space="preserve">            C</w:t>
      </w:r>
      <w:r>
        <w:rPr>
          <w:b/>
          <w:color w:val="0000FF"/>
          <w:sz w:val="28"/>
          <w:szCs w:val="28"/>
        </w:rPr>
        <w:tab/>
        <w:t xml:space="preserve">                 D</w:t>
      </w:r>
    </w:p>
    <w:p w:rsidR="005F1BDF" w:rsidRDefault="005F1BDF" w:rsidP="008D1D00">
      <w:pPr>
        <w:tabs>
          <w:tab w:val="left" w:pos="360"/>
        </w:tabs>
        <w:spacing w:after="0" w:line="288" w:lineRule="auto"/>
        <w:jc w:val="both"/>
        <w:rPr>
          <w:sz w:val="28"/>
          <w:szCs w:val="28"/>
        </w:rPr>
      </w:pPr>
      <w:r>
        <w:rPr>
          <w:b/>
          <w:color w:val="0000FF"/>
          <w:sz w:val="28"/>
          <w:szCs w:val="28"/>
        </w:rPr>
        <w:t>2.</w:t>
      </w:r>
      <w:r>
        <w:rPr>
          <w:sz w:val="28"/>
          <w:szCs w:val="28"/>
        </w:rPr>
        <w:tab/>
        <w:t xml:space="preserve">The </w:t>
      </w:r>
      <w:r>
        <w:rPr>
          <w:sz w:val="28"/>
          <w:szCs w:val="28"/>
          <w:u w:val="single"/>
        </w:rPr>
        <w:t>clothing</w:t>
      </w:r>
      <w:r>
        <w:rPr>
          <w:sz w:val="28"/>
          <w:szCs w:val="28"/>
        </w:rPr>
        <w:t xml:space="preserve"> of </w:t>
      </w:r>
      <w:r>
        <w:rPr>
          <w:sz w:val="28"/>
          <w:szCs w:val="28"/>
          <w:u w:val="single"/>
        </w:rPr>
        <w:t>one group</w:t>
      </w:r>
      <w:r>
        <w:rPr>
          <w:sz w:val="28"/>
          <w:szCs w:val="28"/>
        </w:rPr>
        <w:t xml:space="preserve"> is quite </w:t>
      </w:r>
      <w:r>
        <w:rPr>
          <w:sz w:val="28"/>
          <w:szCs w:val="28"/>
          <w:u w:val="single"/>
        </w:rPr>
        <w:t>differently from</w:t>
      </w:r>
      <w:r>
        <w:rPr>
          <w:sz w:val="28"/>
          <w:szCs w:val="28"/>
        </w:rPr>
        <w:t xml:space="preserve"> that </w:t>
      </w:r>
      <w:r>
        <w:rPr>
          <w:sz w:val="28"/>
          <w:szCs w:val="28"/>
          <w:u w:val="single"/>
        </w:rPr>
        <w:t>of other</w:t>
      </w:r>
      <w:r>
        <w:rPr>
          <w:sz w:val="28"/>
          <w:szCs w:val="28"/>
        </w:rPr>
        <w:t xml:space="preserve"> groups.</w:t>
      </w:r>
    </w:p>
    <w:p w:rsidR="005F1BDF" w:rsidRDefault="005F1BDF" w:rsidP="008D1D00">
      <w:pPr>
        <w:tabs>
          <w:tab w:val="left" w:pos="1080"/>
          <w:tab w:val="left" w:pos="2340"/>
          <w:tab w:val="left" w:pos="4320"/>
          <w:tab w:val="left" w:pos="6030"/>
        </w:tabs>
        <w:spacing w:after="0" w:line="288" w:lineRule="auto"/>
        <w:jc w:val="both"/>
        <w:rPr>
          <w:b/>
          <w:color w:val="0000FF"/>
          <w:sz w:val="28"/>
          <w:szCs w:val="28"/>
        </w:rPr>
      </w:pPr>
      <w:r>
        <w:rPr>
          <w:sz w:val="28"/>
          <w:szCs w:val="28"/>
        </w:rPr>
        <w:tab/>
        <w:t xml:space="preserve">   </w:t>
      </w:r>
      <w:r>
        <w:rPr>
          <w:b/>
          <w:color w:val="0000FF"/>
          <w:sz w:val="28"/>
          <w:szCs w:val="28"/>
        </w:rPr>
        <w:t>A</w:t>
      </w:r>
      <w:r>
        <w:rPr>
          <w:b/>
          <w:color w:val="0000FF"/>
          <w:sz w:val="28"/>
          <w:szCs w:val="28"/>
        </w:rPr>
        <w:tab/>
        <w:t xml:space="preserve">     B</w:t>
      </w:r>
      <w:r>
        <w:rPr>
          <w:b/>
          <w:color w:val="0000FF"/>
          <w:sz w:val="28"/>
          <w:szCs w:val="28"/>
        </w:rPr>
        <w:tab/>
        <w:t xml:space="preserve">             C</w:t>
      </w:r>
      <w:r>
        <w:rPr>
          <w:b/>
          <w:color w:val="0000FF"/>
          <w:sz w:val="28"/>
          <w:szCs w:val="28"/>
        </w:rPr>
        <w:tab/>
        <w:t xml:space="preserve">                    D</w:t>
      </w:r>
    </w:p>
    <w:p w:rsidR="005F1BDF" w:rsidRDefault="005F1BDF" w:rsidP="008D1D00">
      <w:pPr>
        <w:tabs>
          <w:tab w:val="left" w:pos="360"/>
        </w:tabs>
        <w:spacing w:after="0" w:line="288" w:lineRule="auto"/>
        <w:jc w:val="both"/>
        <w:rPr>
          <w:sz w:val="28"/>
          <w:szCs w:val="28"/>
        </w:rPr>
      </w:pPr>
      <w:r>
        <w:rPr>
          <w:b/>
          <w:color w:val="0000FF"/>
          <w:sz w:val="28"/>
          <w:szCs w:val="28"/>
        </w:rPr>
        <w:t>3</w:t>
      </w:r>
      <w:r>
        <w:rPr>
          <w:sz w:val="28"/>
          <w:szCs w:val="28"/>
        </w:rPr>
        <w:t>.</w:t>
      </w:r>
      <w:r>
        <w:rPr>
          <w:sz w:val="28"/>
          <w:szCs w:val="28"/>
        </w:rPr>
        <w:tab/>
        <w:t xml:space="preserve">When you play </w:t>
      </w:r>
      <w:r>
        <w:rPr>
          <w:sz w:val="28"/>
          <w:szCs w:val="28"/>
          <w:u w:val="single"/>
        </w:rPr>
        <w:t>game online</w:t>
      </w:r>
      <w:r>
        <w:rPr>
          <w:sz w:val="28"/>
          <w:szCs w:val="28"/>
        </w:rPr>
        <w:t xml:space="preserve">, be </w:t>
      </w:r>
      <w:r>
        <w:rPr>
          <w:sz w:val="28"/>
          <w:szCs w:val="28"/>
          <w:u w:val="single"/>
        </w:rPr>
        <w:t>careful</w:t>
      </w:r>
      <w:r w:rsidRPr="005F1BDF">
        <w:rPr>
          <w:sz w:val="28"/>
          <w:szCs w:val="28"/>
        </w:rPr>
        <w:t xml:space="preserve"> </w:t>
      </w:r>
      <w:r>
        <w:rPr>
          <w:sz w:val="28"/>
          <w:szCs w:val="28"/>
          <w:u w:val="single"/>
        </w:rPr>
        <w:t>when</w:t>
      </w:r>
      <w:r>
        <w:rPr>
          <w:sz w:val="28"/>
          <w:szCs w:val="28"/>
        </w:rPr>
        <w:t xml:space="preserve"> you make friends </w:t>
      </w:r>
      <w:r>
        <w:rPr>
          <w:sz w:val="28"/>
          <w:szCs w:val="28"/>
          <w:u w:val="single"/>
        </w:rPr>
        <w:t>to</w:t>
      </w:r>
      <w:r>
        <w:rPr>
          <w:sz w:val="28"/>
          <w:szCs w:val="28"/>
        </w:rPr>
        <w:t xml:space="preserve"> strangers.</w:t>
      </w:r>
    </w:p>
    <w:p w:rsidR="005F1BDF" w:rsidRDefault="005F1BDF" w:rsidP="008D1D00">
      <w:pPr>
        <w:tabs>
          <w:tab w:val="left" w:pos="2430"/>
          <w:tab w:val="left" w:pos="3690"/>
          <w:tab w:val="left" w:pos="4410"/>
          <w:tab w:val="left" w:pos="6570"/>
        </w:tabs>
        <w:spacing w:after="0" w:line="288" w:lineRule="auto"/>
        <w:jc w:val="both"/>
        <w:rPr>
          <w:b/>
          <w:color w:val="0000FF"/>
          <w:sz w:val="28"/>
          <w:szCs w:val="28"/>
        </w:rPr>
      </w:pPr>
      <w:r>
        <w:rPr>
          <w:sz w:val="28"/>
          <w:szCs w:val="28"/>
        </w:rPr>
        <w:tab/>
        <w:t xml:space="preserve">       </w:t>
      </w:r>
      <w:r>
        <w:rPr>
          <w:b/>
          <w:color w:val="0000FF"/>
          <w:sz w:val="28"/>
          <w:szCs w:val="28"/>
        </w:rPr>
        <w:t>A</w:t>
      </w:r>
      <w:r>
        <w:rPr>
          <w:b/>
          <w:color w:val="0000FF"/>
          <w:sz w:val="28"/>
          <w:szCs w:val="28"/>
        </w:rPr>
        <w:tab/>
        <w:t xml:space="preserve">            B       C</w:t>
      </w:r>
      <w:r>
        <w:rPr>
          <w:b/>
          <w:color w:val="0000FF"/>
          <w:sz w:val="28"/>
          <w:szCs w:val="28"/>
        </w:rPr>
        <w:tab/>
        <w:t xml:space="preserve">                   D</w:t>
      </w:r>
    </w:p>
    <w:p w:rsidR="005F1BDF" w:rsidRDefault="005F1BDF" w:rsidP="008D1D00">
      <w:pPr>
        <w:tabs>
          <w:tab w:val="left" w:pos="360"/>
        </w:tabs>
        <w:spacing w:after="0" w:line="288" w:lineRule="auto"/>
        <w:jc w:val="both"/>
        <w:rPr>
          <w:sz w:val="28"/>
          <w:szCs w:val="28"/>
        </w:rPr>
      </w:pPr>
      <w:r>
        <w:rPr>
          <w:b/>
          <w:color w:val="0000FF"/>
          <w:sz w:val="28"/>
          <w:szCs w:val="28"/>
        </w:rPr>
        <w:t>4</w:t>
      </w:r>
      <w:r>
        <w:rPr>
          <w:sz w:val="28"/>
          <w:szCs w:val="28"/>
        </w:rPr>
        <w:t>.</w:t>
      </w:r>
      <w:r>
        <w:rPr>
          <w:sz w:val="28"/>
          <w:szCs w:val="28"/>
        </w:rPr>
        <w:tab/>
        <w:t xml:space="preserve">She </w:t>
      </w:r>
      <w:r>
        <w:rPr>
          <w:sz w:val="28"/>
          <w:szCs w:val="28"/>
          <w:u w:val="single"/>
        </w:rPr>
        <w:t>goes</w:t>
      </w:r>
      <w:r>
        <w:rPr>
          <w:sz w:val="28"/>
          <w:szCs w:val="28"/>
        </w:rPr>
        <w:t xml:space="preserve"> to </w:t>
      </w:r>
      <w:r>
        <w:rPr>
          <w:sz w:val="28"/>
          <w:szCs w:val="28"/>
          <w:u w:val="single"/>
        </w:rPr>
        <w:t>the</w:t>
      </w:r>
      <w:r>
        <w:rPr>
          <w:sz w:val="28"/>
          <w:szCs w:val="28"/>
        </w:rPr>
        <w:t xml:space="preserve"> dance club </w:t>
      </w:r>
      <w:r>
        <w:rPr>
          <w:sz w:val="28"/>
          <w:szCs w:val="28"/>
          <w:u w:val="single"/>
        </w:rPr>
        <w:t>with</w:t>
      </w:r>
      <w:r>
        <w:rPr>
          <w:sz w:val="28"/>
          <w:szCs w:val="28"/>
        </w:rPr>
        <w:t xml:space="preserve"> her friends every </w:t>
      </w:r>
      <w:r>
        <w:rPr>
          <w:sz w:val="28"/>
          <w:szCs w:val="28"/>
          <w:u w:val="single"/>
        </w:rPr>
        <w:t>evening Sunday</w:t>
      </w:r>
      <w:r>
        <w:rPr>
          <w:sz w:val="28"/>
          <w:szCs w:val="28"/>
        </w:rPr>
        <w:t>.</w:t>
      </w:r>
    </w:p>
    <w:p w:rsidR="005F1BDF" w:rsidRDefault="005F1BDF" w:rsidP="008D1D00">
      <w:pPr>
        <w:tabs>
          <w:tab w:val="left" w:pos="900"/>
          <w:tab w:val="left" w:pos="1620"/>
          <w:tab w:val="left" w:pos="3150"/>
          <w:tab w:val="left" w:pos="5760"/>
        </w:tabs>
        <w:spacing w:after="0" w:line="288" w:lineRule="auto"/>
        <w:jc w:val="both"/>
        <w:rPr>
          <w:b/>
          <w:color w:val="0000FF"/>
          <w:sz w:val="28"/>
          <w:szCs w:val="28"/>
        </w:rPr>
      </w:pPr>
      <w:r>
        <w:rPr>
          <w:sz w:val="28"/>
          <w:szCs w:val="28"/>
        </w:rPr>
        <w:tab/>
        <w:t xml:space="preserve">   </w:t>
      </w:r>
      <w:r>
        <w:rPr>
          <w:b/>
          <w:color w:val="0000FF"/>
          <w:sz w:val="28"/>
          <w:szCs w:val="28"/>
        </w:rPr>
        <w:t>A</w:t>
      </w:r>
      <w:r>
        <w:rPr>
          <w:b/>
          <w:color w:val="0000FF"/>
          <w:sz w:val="28"/>
          <w:szCs w:val="28"/>
        </w:rPr>
        <w:tab/>
        <w:t xml:space="preserve">    B</w:t>
      </w:r>
      <w:r>
        <w:rPr>
          <w:b/>
          <w:color w:val="0000FF"/>
          <w:sz w:val="28"/>
          <w:szCs w:val="28"/>
        </w:rPr>
        <w:tab/>
        <w:t xml:space="preserve">         C</w:t>
      </w:r>
      <w:r>
        <w:rPr>
          <w:b/>
          <w:color w:val="0000FF"/>
          <w:sz w:val="28"/>
          <w:szCs w:val="28"/>
        </w:rPr>
        <w:tab/>
        <w:t xml:space="preserve">                D</w:t>
      </w:r>
    </w:p>
    <w:p w:rsidR="005F1BDF" w:rsidRDefault="005F1BDF" w:rsidP="008D1D00">
      <w:pPr>
        <w:tabs>
          <w:tab w:val="left" w:pos="360"/>
        </w:tabs>
        <w:spacing w:after="0" w:line="288" w:lineRule="auto"/>
        <w:jc w:val="both"/>
        <w:rPr>
          <w:sz w:val="28"/>
          <w:szCs w:val="28"/>
        </w:rPr>
      </w:pPr>
      <w:r>
        <w:rPr>
          <w:b/>
          <w:color w:val="0000FF"/>
          <w:sz w:val="28"/>
          <w:szCs w:val="28"/>
        </w:rPr>
        <w:t>5</w:t>
      </w:r>
      <w:r>
        <w:rPr>
          <w:sz w:val="28"/>
          <w:szCs w:val="28"/>
        </w:rPr>
        <w:t>.</w:t>
      </w:r>
      <w:r>
        <w:rPr>
          <w:sz w:val="28"/>
          <w:szCs w:val="28"/>
        </w:rPr>
        <w:tab/>
        <w:t xml:space="preserve">Han </w:t>
      </w:r>
      <w:r>
        <w:rPr>
          <w:sz w:val="28"/>
          <w:szCs w:val="28"/>
          <w:u w:val="single"/>
        </w:rPr>
        <w:t>lives</w:t>
      </w:r>
      <w:r>
        <w:rPr>
          <w:sz w:val="28"/>
          <w:szCs w:val="28"/>
        </w:rPr>
        <w:t xml:space="preserve"> in </w:t>
      </w:r>
      <w:r>
        <w:rPr>
          <w:sz w:val="28"/>
          <w:szCs w:val="28"/>
          <w:u w:val="single"/>
        </w:rPr>
        <w:t>an</w:t>
      </w:r>
      <w:r w:rsidRPr="005F1BDF">
        <w:rPr>
          <w:sz w:val="28"/>
          <w:szCs w:val="28"/>
        </w:rPr>
        <w:t xml:space="preserve"> </w:t>
      </w:r>
      <w:r>
        <w:rPr>
          <w:sz w:val="28"/>
          <w:szCs w:val="28"/>
          <w:u w:val="single"/>
        </w:rPr>
        <w:t>cottage</w:t>
      </w:r>
      <w:r>
        <w:rPr>
          <w:sz w:val="28"/>
          <w:szCs w:val="28"/>
        </w:rPr>
        <w:t xml:space="preserve"> house in Cuc Phuong </w:t>
      </w:r>
      <w:r>
        <w:rPr>
          <w:sz w:val="28"/>
          <w:szCs w:val="28"/>
          <w:u w:val="single"/>
        </w:rPr>
        <w:t>national</w:t>
      </w:r>
      <w:r>
        <w:rPr>
          <w:sz w:val="28"/>
          <w:szCs w:val="28"/>
        </w:rPr>
        <w:t xml:space="preserve"> park.</w:t>
      </w:r>
    </w:p>
    <w:p w:rsidR="005F1BDF" w:rsidRDefault="005F1BDF" w:rsidP="008D1D00">
      <w:pPr>
        <w:tabs>
          <w:tab w:val="left" w:pos="990"/>
          <w:tab w:val="left" w:pos="1620"/>
          <w:tab w:val="left" w:pos="2160"/>
          <w:tab w:val="left" w:pos="5040"/>
        </w:tabs>
        <w:spacing w:after="0" w:line="288" w:lineRule="auto"/>
        <w:jc w:val="both"/>
        <w:rPr>
          <w:b/>
          <w:color w:val="0000FF"/>
          <w:sz w:val="28"/>
          <w:szCs w:val="28"/>
        </w:rPr>
      </w:pPr>
      <w:r>
        <w:rPr>
          <w:sz w:val="28"/>
          <w:szCs w:val="28"/>
        </w:rPr>
        <w:tab/>
      </w:r>
      <w:r>
        <w:rPr>
          <w:b/>
          <w:color w:val="0000FF"/>
          <w:sz w:val="28"/>
          <w:szCs w:val="28"/>
        </w:rPr>
        <w:t>A</w:t>
      </w:r>
      <w:r>
        <w:rPr>
          <w:b/>
          <w:color w:val="0000FF"/>
          <w:sz w:val="28"/>
          <w:szCs w:val="28"/>
        </w:rPr>
        <w:tab/>
        <w:t xml:space="preserve">     B</w:t>
      </w:r>
      <w:r>
        <w:rPr>
          <w:b/>
          <w:color w:val="0000FF"/>
          <w:sz w:val="28"/>
          <w:szCs w:val="28"/>
        </w:rPr>
        <w:tab/>
        <w:t xml:space="preserve">     C</w:t>
      </w:r>
      <w:r>
        <w:rPr>
          <w:b/>
          <w:color w:val="0000FF"/>
          <w:sz w:val="28"/>
          <w:szCs w:val="28"/>
        </w:rPr>
        <w:tab/>
        <w:t xml:space="preserve">               D</w:t>
      </w:r>
    </w:p>
    <w:p w:rsidR="005F1BDF" w:rsidRDefault="005F1BDF" w:rsidP="008D1D00">
      <w:pPr>
        <w:tabs>
          <w:tab w:val="left" w:pos="360"/>
        </w:tabs>
        <w:spacing w:after="0" w:line="288" w:lineRule="auto"/>
        <w:jc w:val="both"/>
        <w:rPr>
          <w:sz w:val="28"/>
          <w:szCs w:val="28"/>
        </w:rPr>
      </w:pPr>
      <w:r>
        <w:rPr>
          <w:b/>
          <w:color w:val="0000FF"/>
          <w:sz w:val="28"/>
          <w:szCs w:val="28"/>
        </w:rPr>
        <w:t>6</w:t>
      </w:r>
      <w:r>
        <w:rPr>
          <w:sz w:val="28"/>
          <w:szCs w:val="28"/>
        </w:rPr>
        <w:t>.</w:t>
      </w:r>
      <w:r>
        <w:rPr>
          <w:sz w:val="28"/>
          <w:szCs w:val="28"/>
        </w:rPr>
        <w:tab/>
      </w:r>
      <w:r>
        <w:rPr>
          <w:sz w:val="28"/>
          <w:szCs w:val="28"/>
          <w:u w:val="single"/>
        </w:rPr>
        <w:t>Playing</w:t>
      </w:r>
      <w:r>
        <w:rPr>
          <w:sz w:val="28"/>
          <w:szCs w:val="28"/>
        </w:rPr>
        <w:t xml:space="preserve"> team sports </w:t>
      </w:r>
      <w:r>
        <w:rPr>
          <w:sz w:val="28"/>
          <w:szCs w:val="28"/>
          <w:u w:val="single"/>
        </w:rPr>
        <w:t>gives</w:t>
      </w:r>
      <w:r>
        <w:rPr>
          <w:sz w:val="28"/>
          <w:szCs w:val="28"/>
        </w:rPr>
        <w:t xml:space="preserve"> you </w:t>
      </w:r>
      <w:r>
        <w:rPr>
          <w:sz w:val="28"/>
          <w:szCs w:val="28"/>
          <w:u w:val="single"/>
        </w:rPr>
        <w:t>much</w:t>
      </w:r>
      <w:r>
        <w:rPr>
          <w:sz w:val="28"/>
          <w:szCs w:val="28"/>
        </w:rPr>
        <w:t xml:space="preserve"> fun than </w:t>
      </w:r>
      <w:r>
        <w:rPr>
          <w:sz w:val="28"/>
          <w:szCs w:val="28"/>
          <w:u w:val="single"/>
        </w:rPr>
        <w:t>individual</w:t>
      </w:r>
      <w:r>
        <w:rPr>
          <w:sz w:val="28"/>
          <w:szCs w:val="28"/>
        </w:rPr>
        <w:t xml:space="preserve"> sports.</w:t>
      </w:r>
    </w:p>
    <w:p w:rsidR="005F1BDF" w:rsidRDefault="005F1BDF" w:rsidP="008D1D00">
      <w:pPr>
        <w:tabs>
          <w:tab w:val="left" w:pos="630"/>
          <w:tab w:val="left" w:pos="2520"/>
          <w:tab w:val="left" w:pos="3510"/>
          <w:tab w:val="left" w:pos="5220"/>
        </w:tabs>
        <w:spacing w:after="0" w:line="288" w:lineRule="auto"/>
        <w:jc w:val="both"/>
        <w:rPr>
          <w:b/>
          <w:color w:val="0000FF"/>
          <w:sz w:val="28"/>
          <w:szCs w:val="28"/>
        </w:rPr>
      </w:pPr>
      <w:r>
        <w:rPr>
          <w:sz w:val="28"/>
          <w:szCs w:val="28"/>
        </w:rPr>
        <w:tab/>
      </w:r>
      <w:r>
        <w:rPr>
          <w:b/>
          <w:color w:val="0000FF"/>
          <w:sz w:val="28"/>
          <w:szCs w:val="28"/>
        </w:rPr>
        <w:t>A</w:t>
      </w:r>
      <w:r>
        <w:rPr>
          <w:b/>
          <w:color w:val="0000FF"/>
          <w:sz w:val="28"/>
          <w:szCs w:val="28"/>
        </w:rPr>
        <w:tab/>
        <w:t xml:space="preserve">       B</w:t>
      </w:r>
      <w:r>
        <w:rPr>
          <w:b/>
          <w:color w:val="0000FF"/>
          <w:sz w:val="28"/>
          <w:szCs w:val="28"/>
        </w:rPr>
        <w:tab/>
        <w:t xml:space="preserve">           C</w:t>
      </w:r>
      <w:r>
        <w:rPr>
          <w:b/>
          <w:color w:val="0000FF"/>
          <w:sz w:val="28"/>
          <w:szCs w:val="28"/>
        </w:rPr>
        <w:tab/>
        <w:t xml:space="preserve">              D</w:t>
      </w:r>
    </w:p>
    <w:p w:rsidR="005F1BDF" w:rsidRDefault="005F1BDF" w:rsidP="008D1D00">
      <w:pPr>
        <w:tabs>
          <w:tab w:val="left" w:pos="360"/>
        </w:tabs>
        <w:spacing w:after="0" w:line="288" w:lineRule="auto"/>
        <w:jc w:val="both"/>
        <w:rPr>
          <w:sz w:val="28"/>
          <w:szCs w:val="28"/>
        </w:rPr>
      </w:pPr>
      <w:r>
        <w:rPr>
          <w:b/>
          <w:color w:val="0000FF"/>
          <w:sz w:val="28"/>
          <w:szCs w:val="28"/>
        </w:rPr>
        <w:t>7</w:t>
      </w:r>
      <w:r>
        <w:rPr>
          <w:sz w:val="28"/>
          <w:szCs w:val="28"/>
        </w:rPr>
        <w:t>.</w:t>
      </w:r>
      <w:r>
        <w:rPr>
          <w:sz w:val="28"/>
          <w:szCs w:val="28"/>
        </w:rPr>
        <w:tab/>
        <w:t xml:space="preserve">They found the games more </w:t>
      </w:r>
      <w:r>
        <w:rPr>
          <w:sz w:val="28"/>
          <w:szCs w:val="28"/>
          <w:u w:val="single"/>
        </w:rPr>
        <w:t>difficulty</w:t>
      </w:r>
      <w:r w:rsidRPr="005F1BDF">
        <w:rPr>
          <w:sz w:val="28"/>
          <w:szCs w:val="28"/>
        </w:rPr>
        <w:t xml:space="preserve"> </w:t>
      </w:r>
      <w:r>
        <w:rPr>
          <w:sz w:val="28"/>
          <w:szCs w:val="28"/>
          <w:u w:val="single"/>
        </w:rPr>
        <w:t>to</w:t>
      </w:r>
      <w:r>
        <w:rPr>
          <w:sz w:val="28"/>
          <w:szCs w:val="28"/>
        </w:rPr>
        <w:t xml:space="preserve"> win </w:t>
      </w:r>
      <w:r>
        <w:rPr>
          <w:sz w:val="28"/>
          <w:szCs w:val="28"/>
          <w:u w:val="single"/>
        </w:rPr>
        <w:t>than</w:t>
      </w:r>
      <w:r>
        <w:rPr>
          <w:sz w:val="28"/>
          <w:szCs w:val="28"/>
        </w:rPr>
        <w:t xml:space="preserve"> they </w:t>
      </w:r>
      <w:r>
        <w:rPr>
          <w:sz w:val="28"/>
          <w:szCs w:val="28"/>
          <w:u w:val="single"/>
        </w:rPr>
        <w:t>had expected</w:t>
      </w:r>
      <w:r>
        <w:rPr>
          <w:sz w:val="28"/>
          <w:szCs w:val="28"/>
        </w:rPr>
        <w:t>.</w:t>
      </w:r>
    </w:p>
    <w:p w:rsidR="005F1BDF" w:rsidRDefault="005F1BDF" w:rsidP="008D1D00">
      <w:pPr>
        <w:tabs>
          <w:tab w:val="left" w:pos="3510"/>
          <w:tab w:val="left" w:pos="4050"/>
          <w:tab w:val="left" w:pos="4860"/>
          <w:tab w:val="left" w:pos="6300"/>
        </w:tabs>
        <w:spacing w:after="0" w:line="288" w:lineRule="auto"/>
        <w:jc w:val="both"/>
        <w:rPr>
          <w:b/>
          <w:color w:val="0000FF"/>
          <w:sz w:val="28"/>
          <w:szCs w:val="28"/>
        </w:rPr>
      </w:pPr>
      <w:r>
        <w:rPr>
          <w:sz w:val="28"/>
          <w:szCs w:val="28"/>
        </w:rPr>
        <w:tab/>
        <w:t xml:space="preserve">         </w:t>
      </w:r>
      <w:r>
        <w:rPr>
          <w:b/>
          <w:color w:val="0000FF"/>
          <w:sz w:val="28"/>
          <w:szCs w:val="28"/>
        </w:rPr>
        <w:t>A</w:t>
      </w:r>
      <w:r>
        <w:rPr>
          <w:b/>
          <w:color w:val="0000FF"/>
          <w:sz w:val="28"/>
          <w:szCs w:val="28"/>
        </w:rPr>
        <w:tab/>
        <w:t>B           C</w:t>
      </w:r>
      <w:r>
        <w:rPr>
          <w:b/>
          <w:color w:val="0000FF"/>
          <w:sz w:val="28"/>
          <w:szCs w:val="28"/>
        </w:rPr>
        <w:tab/>
        <w:t xml:space="preserve">                 D</w:t>
      </w:r>
    </w:p>
    <w:p w:rsidR="005F1BDF" w:rsidRDefault="005F1BDF" w:rsidP="008D1D00">
      <w:pPr>
        <w:tabs>
          <w:tab w:val="left" w:pos="360"/>
        </w:tabs>
        <w:spacing w:after="0" w:line="288" w:lineRule="auto"/>
        <w:jc w:val="both"/>
        <w:rPr>
          <w:sz w:val="28"/>
          <w:szCs w:val="28"/>
        </w:rPr>
      </w:pPr>
      <w:r>
        <w:rPr>
          <w:b/>
          <w:color w:val="0000FF"/>
          <w:sz w:val="28"/>
          <w:szCs w:val="28"/>
        </w:rPr>
        <w:t>8</w:t>
      </w:r>
      <w:r>
        <w:rPr>
          <w:sz w:val="28"/>
          <w:szCs w:val="28"/>
        </w:rPr>
        <w:t>.</w:t>
      </w:r>
      <w:r>
        <w:rPr>
          <w:sz w:val="28"/>
          <w:szCs w:val="28"/>
        </w:rPr>
        <w:tab/>
      </w:r>
      <w:r>
        <w:rPr>
          <w:sz w:val="28"/>
          <w:szCs w:val="28"/>
          <w:u w:val="single"/>
        </w:rPr>
        <w:t>Wonderful</w:t>
      </w:r>
      <w:r>
        <w:rPr>
          <w:sz w:val="28"/>
          <w:szCs w:val="28"/>
        </w:rPr>
        <w:t xml:space="preserve"> family </w:t>
      </w:r>
      <w:r>
        <w:rPr>
          <w:sz w:val="28"/>
          <w:szCs w:val="28"/>
          <w:u w:val="single"/>
        </w:rPr>
        <w:t>days</w:t>
      </w:r>
      <w:r w:rsidRPr="005F1BDF">
        <w:rPr>
          <w:sz w:val="28"/>
          <w:szCs w:val="28"/>
        </w:rPr>
        <w:t xml:space="preserve"> </w:t>
      </w:r>
      <w:r>
        <w:rPr>
          <w:sz w:val="28"/>
          <w:szCs w:val="28"/>
          <w:u w:val="single"/>
        </w:rPr>
        <w:t>out are</w:t>
      </w:r>
      <w:r>
        <w:rPr>
          <w:sz w:val="28"/>
          <w:szCs w:val="28"/>
        </w:rPr>
        <w:t xml:space="preserve"> some </w:t>
      </w:r>
      <w:r>
        <w:rPr>
          <w:sz w:val="28"/>
          <w:szCs w:val="28"/>
          <w:u w:val="single"/>
        </w:rPr>
        <w:t>of most</w:t>
      </w:r>
      <w:r>
        <w:rPr>
          <w:sz w:val="28"/>
          <w:szCs w:val="28"/>
        </w:rPr>
        <w:t xml:space="preserve"> special memories</w:t>
      </w:r>
    </w:p>
    <w:p w:rsidR="005F1BDF" w:rsidRDefault="005F1BDF" w:rsidP="008D1D00">
      <w:pPr>
        <w:tabs>
          <w:tab w:val="left" w:pos="720"/>
          <w:tab w:val="left" w:pos="2520"/>
          <w:tab w:val="left" w:pos="3060"/>
          <w:tab w:val="left" w:pos="4230"/>
        </w:tabs>
        <w:spacing w:after="0" w:line="288" w:lineRule="auto"/>
        <w:jc w:val="both"/>
        <w:rPr>
          <w:b/>
          <w:color w:val="0000FF"/>
          <w:sz w:val="28"/>
          <w:szCs w:val="28"/>
        </w:rPr>
      </w:pPr>
      <w:r>
        <w:rPr>
          <w:sz w:val="28"/>
          <w:szCs w:val="28"/>
        </w:rPr>
        <w:tab/>
        <w:t xml:space="preserve">   </w:t>
      </w:r>
      <w:r>
        <w:rPr>
          <w:b/>
          <w:color w:val="0000FF"/>
          <w:sz w:val="28"/>
          <w:szCs w:val="28"/>
        </w:rPr>
        <w:t xml:space="preserve">A </w:t>
      </w:r>
      <w:r>
        <w:rPr>
          <w:b/>
          <w:color w:val="0000FF"/>
          <w:sz w:val="28"/>
          <w:szCs w:val="28"/>
        </w:rPr>
        <w:tab/>
        <w:t xml:space="preserve">   B        C</w:t>
      </w:r>
      <w:r>
        <w:rPr>
          <w:b/>
          <w:color w:val="0000FF"/>
          <w:sz w:val="28"/>
          <w:szCs w:val="28"/>
        </w:rPr>
        <w:tab/>
        <w:t xml:space="preserve">             D</w:t>
      </w:r>
    </w:p>
    <w:p w:rsidR="005F1BDF" w:rsidRDefault="005F1BDF" w:rsidP="008D1D00">
      <w:pPr>
        <w:tabs>
          <w:tab w:val="left" w:pos="360"/>
        </w:tabs>
        <w:spacing w:after="0" w:line="288" w:lineRule="auto"/>
        <w:jc w:val="both"/>
        <w:rPr>
          <w:sz w:val="28"/>
          <w:szCs w:val="28"/>
        </w:rPr>
      </w:pPr>
      <w:r>
        <w:rPr>
          <w:b/>
          <w:color w:val="0000FF"/>
          <w:sz w:val="28"/>
          <w:szCs w:val="28"/>
        </w:rPr>
        <w:t>9.</w:t>
      </w:r>
      <w:r>
        <w:rPr>
          <w:sz w:val="28"/>
          <w:szCs w:val="28"/>
        </w:rPr>
        <w:tab/>
        <w:t xml:space="preserve">Co Tu people love </w:t>
      </w:r>
      <w:r>
        <w:rPr>
          <w:sz w:val="28"/>
          <w:szCs w:val="28"/>
          <w:u w:val="single"/>
        </w:rPr>
        <w:t>to share</w:t>
      </w:r>
      <w:r>
        <w:rPr>
          <w:sz w:val="28"/>
          <w:szCs w:val="28"/>
        </w:rPr>
        <w:t xml:space="preserve"> with guests </w:t>
      </w:r>
      <w:r>
        <w:rPr>
          <w:sz w:val="28"/>
          <w:szCs w:val="28"/>
          <w:u w:val="single"/>
        </w:rPr>
        <w:t>about</w:t>
      </w:r>
      <w:r>
        <w:rPr>
          <w:sz w:val="28"/>
          <w:szCs w:val="28"/>
        </w:rPr>
        <w:t xml:space="preserve"> their </w:t>
      </w:r>
      <w:r>
        <w:rPr>
          <w:sz w:val="28"/>
          <w:szCs w:val="28"/>
          <w:u w:val="single"/>
        </w:rPr>
        <w:t>live</w:t>
      </w:r>
      <w:r>
        <w:rPr>
          <w:sz w:val="28"/>
          <w:szCs w:val="28"/>
        </w:rPr>
        <w:t xml:space="preserve"> and </w:t>
      </w:r>
      <w:r>
        <w:rPr>
          <w:sz w:val="28"/>
          <w:szCs w:val="28"/>
          <w:u w:val="single"/>
        </w:rPr>
        <w:t>tradition</w:t>
      </w:r>
      <w:r>
        <w:rPr>
          <w:sz w:val="28"/>
          <w:szCs w:val="28"/>
        </w:rPr>
        <w:t>.</w:t>
      </w:r>
    </w:p>
    <w:p w:rsidR="005F1BDF" w:rsidRDefault="005F1BDF" w:rsidP="008D1D00">
      <w:pPr>
        <w:tabs>
          <w:tab w:val="left" w:pos="2520"/>
          <w:tab w:val="left" w:pos="4320"/>
          <w:tab w:val="left" w:pos="5310"/>
          <w:tab w:val="left" w:pos="6480"/>
        </w:tabs>
        <w:spacing w:after="0" w:line="288" w:lineRule="auto"/>
        <w:jc w:val="both"/>
        <w:rPr>
          <w:b/>
          <w:color w:val="0000FF"/>
          <w:sz w:val="28"/>
          <w:szCs w:val="28"/>
        </w:rPr>
      </w:pPr>
      <w:r>
        <w:rPr>
          <w:sz w:val="28"/>
          <w:szCs w:val="28"/>
        </w:rPr>
        <w:tab/>
        <w:t xml:space="preserve">        </w:t>
      </w:r>
      <w:r>
        <w:rPr>
          <w:b/>
          <w:color w:val="0000FF"/>
          <w:sz w:val="28"/>
          <w:szCs w:val="28"/>
        </w:rPr>
        <w:t>A</w:t>
      </w:r>
      <w:r>
        <w:rPr>
          <w:b/>
          <w:color w:val="0000FF"/>
          <w:sz w:val="28"/>
          <w:szCs w:val="28"/>
        </w:rPr>
        <w:tab/>
        <w:t xml:space="preserve">              B</w:t>
      </w:r>
      <w:r>
        <w:rPr>
          <w:b/>
          <w:color w:val="0000FF"/>
          <w:sz w:val="28"/>
          <w:szCs w:val="28"/>
        </w:rPr>
        <w:tab/>
        <w:t>C</w:t>
      </w:r>
      <w:r>
        <w:rPr>
          <w:b/>
          <w:color w:val="0000FF"/>
          <w:sz w:val="28"/>
          <w:szCs w:val="28"/>
        </w:rPr>
        <w:tab/>
        <w:t xml:space="preserve">         D</w:t>
      </w:r>
    </w:p>
    <w:p w:rsidR="005F1BDF" w:rsidRDefault="005F1BDF" w:rsidP="008D1D00">
      <w:pPr>
        <w:tabs>
          <w:tab w:val="left" w:pos="360"/>
        </w:tabs>
        <w:spacing w:after="0" w:line="288" w:lineRule="auto"/>
        <w:jc w:val="both"/>
        <w:rPr>
          <w:sz w:val="28"/>
          <w:szCs w:val="28"/>
        </w:rPr>
      </w:pPr>
      <w:r>
        <w:rPr>
          <w:b/>
          <w:color w:val="0000FF"/>
          <w:sz w:val="28"/>
          <w:szCs w:val="28"/>
        </w:rPr>
        <w:t>10</w:t>
      </w:r>
      <w:r>
        <w:rPr>
          <w:sz w:val="28"/>
          <w:szCs w:val="28"/>
        </w:rPr>
        <w:t>.</w:t>
      </w:r>
      <w:r>
        <w:rPr>
          <w:sz w:val="28"/>
          <w:szCs w:val="28"/>
        </w:rPr>
        <w:tab/>
        <w:t xml:space="preserve"> </w:t>
      </w:r>
      <w:r>
        <w:rPr>
          <w:sz w:val="28"/>
          <w:szCs w:val="28"/>
          <w:u w:val="single"/>
        </w:rPr>
        <w:t>Do you know</w:t>
      </w:r>
      <w:r>
        <w:rPr>
          <w:sz w:val="28"/>
          <w:szCs w:val="28"/>
        </w:rPr>
        <w:t xml:space="preserve"> that an average person </w:t>
      </w:r>
      <w:r>
        <w:rPr>
          <w:sz w:val="28"/>
          <w:szCs w:val="28"/>
          <w:u w:val="single"/>
        </w:rPr>
        <w:t>check</w:t>
      </w:r>
      <w:r>
        <w:rPr>
          <w:sz w:val="28"/>
          <w:szCs w:val="28"/>
        </w:rPr>
        <w:t xml:space="preserve"> Facebook </w:t>
      </w:r>
      <w:r>
        <w:rPr>
          <w:sz w:val="28"/>
          <w:szCs w:val="28"/>
          <w:u w:val="single"/>
        </w:rPr>
        <w:t>over 30</w:t>
      </w:r>
      <w:r w:rsidRPr="005F1BDF">
        <w:rPr>
          <w:sz w:val="28"/>
          <w:szCs w:val="28"/>
        </w:rPr>
        <w:t xml:space="preserve"> </w:t>
      </w:r>
      <w:r>
        <w:rPr>
          <w:sz w:val="28"/>
          <w:szCs w:val="28"/>
          <w:u w:val="single"/>
        </w:rPr>
        <w:t>hours a week</w:t>
      </w:r>
      <w:r>
        <w:rPr>
          <w:sz w:val="28"/>
          <w:szCs w:val="28"/>
        </w:rPr>
        <w:t>?</w:t>
      </w:r>
    </w:p>
    <w:p w:rsidR="005F1BDF" w:rsidRDefault="005F1BDF" w:rsidP="008D1D00">
      <w:pPr>
        <w:tabs>
          <w:tab w:val="left" w:pos="900"/>
          <w:tab w:val="left" w:pos="4140"/>
          <w:tab w:val="left" w:pos="5670"/>
          <w:tab w:val="left" w:pos="6840"/>
        </w:tabs>
        <w:spacing w:after="0" w:line="288" w:lineRule="auto"/>
        <w:jc w:val="both"/>
        <w:rPr>
          <w:b/>
          <w:color w:val="0000FF"/>
          <w:sz w:val="28"/>
          <w:szCs w:val="28"/>
        </w:rPr>
      </w:pPr>
      <w:r>
        <w:rPr>
          <w:sz w:val="28"/>
          <w:szCs w:val="28"/>
        </w:rPr>
        <w:tab/>
        <w:t xml:space="preserve">  </w:t>
      </w:r>
      <w:r>
        <w:rPr>
          <w:b/>
          <w:color w:val="0000FF"/>
          <w:sz w:val="28"/>
          <w:szCs w:val="28"/>
        </w:rPr>
        <w:t>A</w:t>
      </w:r>
      <w:r>
        <w:rPr>
          <w:b/>
          <w:color w:val="0000FF"/>
          <w:sz w:val="28"/>
          <w:szCs w:val="28"/>
        </w:rPr>
        <w:tab/>
        <w:t xml:space="preserve">                B</w:t>
      </w:r>
      <w:r>
        <w:rPr>
          <w:b/>
          <w:color w:val="0000FF"/>
          <w:sz w:val="28"/>
          <w:szCs w:val="28"/>
        </w:rPr>
        <w:tab/>
        <w:t xml:space="preserve">                     C</w:t>
      </w:r>
      <w:r>
        <w:rPr>
          <w:b/>
          <w:color w:val="0000FF"/>
          <w:sz w:val="28"/>
          <w:szCs w:val="28"/>
        </w:rPr>
        <w:tab/>
        <w:t xml:space="preserve">         D</w:t>
      </w:r>
    </w:p>
    <w:p w:rsidR="005F1BDF" w:rsidRDefault="005F1BDF" w:rsidP="008D1D00">
      <w:pPr>
        <w:tabs>
          <w:tab w:val="left" w:pos="900"/>
          <w:tab w:val="left" w:pos="2520"/>
          <w:tab w:val="left" w:pos="4590"/>
          <w:tab w:val="left" w:pos="7740"/>
        </w:tabs>
        <w:spacing w:after="0" w:line="288" w:lineRule="auto"/>
        <w:jc w:val="both"/>
        <w:rPr>
          <w:b/>
          <w:color w:val="0000FF"/>
          <w:sz w:val="28"/>
          <w:szCs w:val="28"/>
        </w:rPr>
      </w:pPr>
      <w:r>
        <w:rPr>
          <w:b/>
          <w:color w:val="0000FF"/>
          <w:sz w:val="28"/>
          <w:szCs w:val="28"/>
        </w:rPr>
        <w:t>11</w:t>
      </w:r>
      <w:r>
        <w:rPr>
          <w:sz w:val="28"/>
          <w:szCs w:val="28"/>
        </w:rPr>
        <w:t xml:space="preserve">. </w:t>
      </w:r>
      <w:r>
        <w:rPr>
          <w:sz w:val="28"/>
          <w:szCs w:val="28"/>
          <w:u w:val="single"/>
        </w:rPr>
        <w:t xml:space="preserve">Most ethnic </w:t>
      </w:r>
      <w:r>
        <w:rPr>
          <w:sz w:val="28"/>
          <w:szCs w:val="28"/>
        </w:rPr>
        <w:t xml:space="preserve">groups </w:t>
      </w:r>
      <w:r>
        <w:rPr>
          <w:sz w:val="28"/>
          <w:szCs w:val="28"/>
          <w:u w:val="single"/>
        </w:rPr>
        <w:t>live in</w:t>
      </w:r>
      <w:r>
        <w:rPr>
          <w:sz w:val="28"/>
          <w:szCs w:val="28"/>
        </w:rPr>
        <w:t xml:space="preserve"> rural areas, </w:t>
      </w:r>
      <w:r>
        <w:rPr>
          <w:sz w:val="28"/>
          <w:szCs w:val="28"/>
          <w:u w:val="single"/>
        </w:rPr>
        <w:t>growing rice</w:t>
      </w:r>
      <w:r>
        <w:rPr>
          <w:sz w:val="28"/>
          <w:szCs w:val="28"/>
        </w:rPr>
        <w:t xml:space="preserve"> and practising </w:t>
      </w:r>
      <w:r>
        <w:rPr>
          <w:sz w:val="28"/>
          <w:szCs w:val="28"/>
          <w:u w:val="single"/>
        </w:rPr>
        <w:t>slash-and-burn farm</w:t>
      </w:r>
      <w:r>
        <w:rPr>
          <w:sz w:val="28"/>
          <w:szCs w:val="28"/>
        </w:rPr>
        <w:t xml:space="preserve">.      </w:t>
      </w:r>
      <w:r>
        <w:rPr>
          <w:b/>
          <w:color w:val="0000FF"/>
          <w:sz w:val="28"/>
          <w:szCs w:val="28"/>
        </w:rPr>
        <w:t>A</w:t>
      </w:r>
      <w:r>
        <w:rPr>
          <w:b/>
          <w:color w:val="0000FF"/>
          <w:sz w:val="28"/>
          <w:szCs w:val="28"/>
        </w:rPr>
        <w:tab/>
        <w:t xml:space="preserve">            B</w:t>
      </w:r>
      <w:r>
        <w:rPr>
          <w:b/>
          <w:color w:val="0000FF"/>
          <w:sz w:val="28"/>
          <w:szCs w:val="28"/>
        </w:rPr>
        <w:tab/>
        <w:t xml:space="preserve">                 C</w:t>
      </w:r>
      <w:r>
        <w:rPr>
          <w:b/>
          <w:color w:val="0000FF"/>
          <w:sz w:val="28"/>
          <w:szCs w:val="28"/>
        </w:rPr>
        <w:tab/>
        <w:t xml:space="preserve">                      D</w:t>
      </w:r>
    </w:p>
    <w:p w:rsidR="005F1BDF" w:rsidRDefault="005F1BDF" w:rsidP="008D1D00">
      <w:pPr>
        <w:tabs>
          <w:tab w:val="left" w:pos="900"/>
          <w:tab w:val="left" w:pos="2520"/>
          <w:tab w:val="left" w:pos="4590"/>
          <w:tab w:val="left" w:pos="7740"/>
        </w:tabs>
        <w:spacing w:after="0" w:line="288" w:lineRule="auto"/>
        <w:jc w:val="both"/>
        <w:rPr>
          <w:b/>
          <w:color w:val="0000FF"/>
          <w:sz w:val="28"/>
          <w:szCs w:val="28"/>
        </w:rPr>
      </w:pPr>
      <w:r>
        <w:rPr>
          <w:sz w:val="28"/>
          <w:szCs w:val="28"/>
        </w:rPr>
        <w:tab/>
      </w:r>
    </w:p>
    <w:p w:rsidR="005F1BDF" w:rsidRDefault="005F1BDF" w:rsidP="008D1D00">
      <w:pPr>
        <w:tabs>
          <w:tab w:val="left" w:pos="720"/>
          <w:tab w:val="left" w:pos="3060"/>
          <w:tab w:val="left" w:pos="5580"/>
          <w:tab w:val="left" w:pos="8550"/>
        </w:tabs>
        <w:spacing w:after="0" w:line="288" w:lineRule="auto"/>
        <w:jc w:val="both"/>
        <w:rPr>
          <w:b/>
          <w:color w:val="0000FF"/>
          <w:sz w:val="28"/>
          <w:szCs w:val="28"/>
        </w:rPr>
      </w:pPr>
      <w:r>
        <w:rPr>
          <w:b/>
          <w:color w:val="0000FF"/>
          <w:sz w:val="28"/>
          <w:szCs w:val="28"/>
        </w:rPr>
        <w:t>12</w:t>
      </w:r>
      <w:r>
        <w:rPr>
          <w:sz w:val="28"/>
          <w:szCs w:val="28"/>
        </w:rPr>
        <w:t>.</w:t>
      </w:r>
      <w:r w:rsidR="008D1D00">
        <w:rPr>
          <w:sz w:val="28"/>
          <w:szCs w:val="28"/>
        </w:rPr>
        <w:t xml:space="preserve"> </w:t>
      </w:r>
      <w:r>
        <w:rPr>
          <w:sz w:val="28"/>
          <w:szCs w:val="28"/>
          <w:u w:val="single"/>
        </w:rPr>
        <w:t>The Muong</w:t>
      </w:r>
      <w:r>
        <w:rPr>
          <w:sz w:val="28"/>
          <w:szCs w:val="28"/>
        </w:rPr>
        <w:t xml:space="preserve"> people are </w:t>
      </w:r>
      <w:r>
        <w:rPr>
          <w:sz w:val="28"/>
          <w:szCs w:val="28"/>
          <w:u w:val="single"/>
        </w:rPr>
        <w:t>the ethnic</w:t>
      </w:r>
      <w:r>
        <w:rPr>
          <w:sz w:val="28"/>
          <w:szCs w:val="28"/>
        </w:rPr>
        <w:t xml:space="preserve"> minority who live </w:t>
      </w:r>
      <w:r>
        <w:rPr>
          <w:sz w:val="28"/>
          <w:szCs w:val="28"/>
          <w:u w:val="single"/>
        </w:rPr>
        <w:t>in the</w:t>
      </w:r>
      <w:r>
        <w:rPr>
          <w:sz w:val="28"/>
          <w:szCs w:val="28"/>
        </w:rPr>
        <w:t xml:space="preserve"> mountainous regions </w:t>
      </w:r>
      <w:r>
        <w:rPr>
          <w:sz w:val="28"/>
          <w:szCs w:val="28"/>
          <w:u w:val="single"/>
        </w:rPr>
        <w:t>of Vietnam</w:t>
      </w:r>
      <w:r>
        <w:rPr>
          <w:sz w:val="28"/>
          <w:szCs w:val="28"/>
        </w:rPr>
        <w:t xml:space="preserve">.     </w:t>
      </w:r>
      <w:r>
        <w:rPr>
          <w:b/>
          <w:color w:val="0000FF"/>
          <w:sz w:val="28"/>
          <w:szCs w:val="28"/>
        </w:rPr>
        <w:t>A</w:t>
      </w:r>
      <w:r>
        <w:rPr>
          <w:b/>
          <w:color w:val="0000FF"/>
          <w:sz w:val="28"/>
          <w:szCs w:val="28"/>
        </w:rPr>
        <w:tab/>
        <w:t xml:space="preserve">            B</w:t>
      </w:r>
      <w:r>
        <w:rPr>
          <w:b/>
          <w:color w:val="0000FF"/>
          <w:sz w:val="28"/>
          <w:szCs w:val="28"/>
        </w:rPr>
        <w:tab/>
        <w:t xml:space="preserve">                    C</w:t>
      </w:r>
      <w:r>
        <w:rPr>
          <w:b/>
          <w:color w:val="0000FF"/>
          <w:sz w:val="28"/>
          <w:szCs w:val="28"/>
        </w:rPr>
        <w:tab/>
        <w:t xml:space="preserve">                    D</w:t>
      </w:r>
    </w:p>
    <w:p w:rsidR="005F1BDF" w:rsidRDefault="005F1BDF" w:rsidP="008D1D00">
      <w:pPr>
        <w:tabs>
          <w:tab w:val="left" w:pos="360"/>
        </w:tabs>
        <w:spacing w:after="0" w:line="288" w:lineRule="auto"/>
        <w:jc w:val="both"/>
        <w:rPr>
          <w:sz w:val="28"/>
          <w:szCs w:val="28"/>
        </w:rPr>
      </w:pPr>
      <w:r>
        <w:rPr>
          <w:b/>
          <w:color w:val="0000FF"/>
          <w:sz w:val="28"/>
          <w:szCs w:val="28"/>
        </w:rPr>
        <w:t>13</w:t>
      </w:r>
      <w:r>
        <w:rPr>
          <w:sz w:val="28"/>
          <w:szCs w:val="28"/>
        </w:rPr>
        <w:t>.</w:t>
      </w:r>
      <w:r>
        <w:rPr>
          <w:sz w:val="28"/>
          <w:szCs w:val="28"/>
        </w:rPr>
        <w:tab/>
        <w:t xml:space="preserve">We have </w:t>
      </w:r>
      <w:r>
        <w:rPr>
          <w:sz w:val="28"/>
          <w:szCs w:val="28"/>
          <w:u w:val="single"/>
        </w:rPr>
        <w:t>recently</w:t>
      </w:r>
      <w:r>
        <w:rPr>
          <w:sz w:val="28"/>
          <w:szCs w:val="28"/>
        </w:rPr>
        <w:t xml:space="preserve"> visited </w:t>
      </w:r>
      <w:r>
        <w:rPr>
          <w:sz w:val="28"/>
          <w:szCs w:val="28"/>
          <w:u w:val="single"/>
        </w:rPr>
        <w:t>some of</w:t>
      </w:r>
      <w:r>
        <w:rPr>
          <w:sz w:val="28"/>
          <w:szCs w:val="28"/>
        </w:rPr>
        <w:t xml:space="preserve"> the </w:t>
      </w:r>
      <w:r>
        <w:rPr>
          <w:sz w:val="28"/>
          <w:szCs w:val="28"/>
          <w:u w:val="single"/>
        </w:rPr>
        <w:t>remote</w:t>
      </w:r>
      <w:r>
        <w:rPr>
          <w:sz w:val="28"/>
          <w:szCs w:val="28"/>
        </w:rPr>
        <w:t xml:space="preserve"> communities in the </w:t>
      </w:r>
      <w:r>
        <w:rPr>
          <w:sz w:val="28"/>
          <w:szCs w:val="28"/>
          <w:u w:val="single"/>
        </w:rPr>
        <w:t>north</w:t>
      </w:r>
      <w:r>
        <w:rPr>
          <w:sz w:val="28"/>
          <w:szCs w:val="28"/>
        </w:rPr>
        <w:t xml:space="preserve"> highlands.</w:t>
      </w:r>
    </w:p>
    <w:p w:rsidR="005F1BDF" w:rsidRDefault="005F1BDF" w:rsidP="008D1D00">
      <w:pPr>
        <w:tabs>
          <w:tab w:val="left" w:pos="1530"/>
          <w:tab w:val="left" w:pos="3150"/>
          <w:tab w:val="left" w:pos="4230"/>
          <w:tab w:val="left" w:pos="6750"/>
        </w:tabs>
        <w:spacing w:after="0" w:line="288" w:lineRule="auto"/>
        <w:jc w:val="both"/>
        <w:rPr>
          <w:b/>
          <w:color w:val="0000FF"/>
          <w:sz w:val="28"/>
          <w:szCs w:val="28"/>
        </w:rPr>
      </w:pPr>
      <w:r>
        <w:rPr>
          <w:sz w:val="28"/>
          <w:szCs w:val="28"/>
        </w:rPr>
        <w:tab/>
        <w:t xml:space="preserve">    </w:t>
      </w:r>
      <w:r>
        <w:rPr>
          <w:b/>
          <w:color w:val="0000FF"/>
          <w:sz w:val="28"/>
          <w:szCs w:val="28"/>
        </w:rPr>
        <w:t>A</w:t>
      </w:r>
      <w:r>
        <w:rPr>
          <w:b/>
          <w:color w:val="0000FF"/>
          <w:sz w:val="28"/>
          <w:szCs w:val="28"/>
        </w:rPr>
        <w:tab/>
        <w:t xml:space="preserve">         B</w:t>
      </w:r>
      <w:r>
        <w:rPr>
          <w:b/>
          <w:color w:val="0000FF"/>
          <w:sz w:val="28"/>
          <w:szCs w:val="28"/>
        </w:rPr>
        <w:tab/>
        <w:t xml:space="preserve">               C</w:t>
      </w:r>
      <w:r>
        <w:rPr>
          <w:b/>
          <w:color w:val="0000FF"/>
          <w:sz w:val="28"/>
          <w:szCs w:val="28"/>
        </w:rPr>
        <w:tab/>
        <w:t xml:space="preserve">                     D</w:t>
      </w:r>
    </w:p>
    <w:p w:rsidR="005F1BDF" w:rsidRDefault="005F1BDF" w:rsidP="008D1D00">
      <w:pPr>
        <w:tabs>
          <w:tab w:val="left" w:pos="360"/>
        </w:tabs>
        <w:spacing w:after="0" w:line="288" w:lineRule="auto"/>
        <w:jc w:val="both"/>
        <w:rPr>
          <w:sz w:val="28"/>
          <w:szCs w:val="28"/>
        </w:rPr>
      </w:pPr>
      <w:r>
        <w:rPr>
          <w:b/>
          <w:color w:val="0000FF"/>
          <w:sz w:val="28"/>
          <w:szCs w:val="28"/>
        </w:rPr>
        <w:t>14</w:t>
      </w:r>
      <w:r>
        <w:rPr>
          <w:sz w:val="28"/>
          <w:szCs w:val="28"/>
        </w:rPr>
        <w:t>.</w:t>
      </w:r>
      <w:r>
        <w:rPr>
          <w:sz w:val="28"/>
          <w:szCs w:val="28"/>
        </w:rPr>
        <w:tab/>
      </w:r>
      <w:r>
        <w:rPr>
          <w:sz w:val="28"/>
          <w:szCs w:val="28"/>
          <w:u w:val="single"/>
        </w:rPr>
        <w:t>Youth</w:t>
      </w:r>
      <w:r>
        <w:rPr>
          <w:sz w:val="28"/>
          <w:szCs w:val="28"/>
        </w:rPr>
        <w:t xml:space="preserve"> Ngai women </w:t>
      </w:r>
      <w:r>
        <w:rPr>
          <w:sz w:val="28"/>
          <w:szCs w:val="28"/>
          <w:u w:val="single"/>
        </w:rPr>
        <w:t>did not</w:t>
      </w:r>
      <w:r>
        <w:rPr>
          <w:sz w:val="28"/>
          <w:szCs w:val="28"/>
        </w:rPr>
        <w:t xml:space="preserve"> receive </w:t>
      </w:r>
      <w:r>
        <w:rPr>
          <w:sz w:val="28"/>
          <w:szCs w:val="28"/>
          <w:u w:val="single"/>
        </w:rPr>
        <w:t>the</w:t>
      </w:r>
      <w:r>
        <w:rPr>
          <w:sz w:val="28"/>
          <w:szCs w:val="28"/>
        </w:rPr>
        <w:t xml:space="preserve"> inheritance after </w:t>
      </w:r>
      <w:r>
        <w:rPr>
          <w:sz w:val="28"/>
          <w:szCs w:val="28"/>
          <w:u w:val="single"/>
        </w:rPr>
        <w:t>their</w:t>
      </w:r>
      <w:r>
        <w:rPr>
          <w:sz w:val="28"/>
          <w:szCs w:val="28"/>
        </w:rPr>
        <w:t xml:space="preserve"> parents died.</w:t>
      </w:r>
    </w:p>
    <w:p w:rsidR="005F1BDF" w:rsidRDefault="005F1BDF" w:rsidP="008D1D00">
      <w:pPr>
        <w:tabs>
          <w:tab w:val="left" w:pos="540"/>
          <w:tab w:val="left" w:pos="2610"/>
          <w:tab w:val="left" w:pos="3870"/>
          <w:tab w:val="left" w:pos="5940"/>
        </w:tabs>
        <w:spacing w:after="0" w:line="288" w:lineRule="auto"/>
        <w:jc w:val="both"/>
        <w:rPr>
          <w:b/>
          <w:color w:val="0000FF"/>
          <w:sz w:val="28"/>
          <w:szCs w:val="28"/>
        </w:rPr>
      </w:pPr>
      <w:r>
        <w:rPr>
          <w:sz w:val="28"/>
          <w:szCs w:val="28"/>
        </w:rPr>
        <w:tab/>
        <w:t xml:space="preserve"> </w:t>
      </w:r>
      <w:r>
        <w:rPr>
          <w:b/>
          <w:color w:val="0000FF"/>
          <w:sz w:val="28"/>
          <w:szCs w:val="28"/>
        </w:rPr>
        <w:t>A</w:t>
      </w:r>
      <w:r>
        <w:rPr>
          <w:b/>
          <w:color w:val="0000FF"/>
          <w:sz w:val="28"/>
          <w:szCs w:val="28"/>
        </w:rPr>
        <w:tab/>
        <w:t xml:space="preserve">      B</w:t>
      </w:r>
      <w:r>
        <w:rPr>
          <w:b/>
          <w:color w:val="0000FF"/>
          <w:sz w:val="28"/>
          <w:szCs w:val="28"/>
        </w:rPr>
        <w:tab/>
        <w:t xml:space="preserve">           C</w:t>
      </w:r>
      <w:r>
        <w:rPr>
          <w:b/>
          <w:color w:val="0000FF"/>
          <w:sz w:val="28"/>
          <w:szCs w:val="28"/>
        </w:rPr>
        <w:tab/>
        <w:t xml:space="preserve">                 D</w:t>
      </w:r>
    </w:p>
    <w:p w:rsidR="005F1BDF" w:rsidRDefault="005F1BDF" w:rsidP="008D1D00">
      <w:pPr>
        <w:tabs>
          <w:tab w:val="left" w:pos="360"/>
        </w:tabs>
        <w:spacing w:after="0" w:line="288" w:lineRule="auto"/>
        <w:jc w:val="both"/>
        <w:rPr>
          <w:sz w:val="28"/>
          <w:szCs w:val="28"/>
        </w:rPr>
      </w:pPr>
      <w:r>
        <w:rPr>
          <w:b/>
          <w:color w:val="0000FF"/>
          <w:sz w:val="28"/>
          <w:szCs w:val="28"/>
        </w:rPr>
        <w:t>15</w:t>
      </w:r>
      <w:r>
        <w:rPr>
          <w:sz w:val="28"/>
          <w:szCs w:val="28"/>
        </w:rPr>
        <w:t>.</w:t>
      </w:r>
      <w:r>
        <w:rPr>
          <w:sz w:val="28"/>
          <w:szCs w:val="28"/>
        </w:rPr>
        <w:tab/>
      </w:r>
      <w:r>
        <w:rPr>
          <w:sz w:val="28"/>
          <w:szCs w:val="28"/>
          <w:u w:val="single"/>
        </w:rPr>
        <w:t>The</w:t>
      </w:r>
      <w:r>
        <w:rPr>
          <w:sz w:val="28"/>
          <w:szCs w:val="28"/>
        </w:rPr>
        <w:t xml:space="preserve"> Ta Oi managed </w:t>
      </w:r>
      <w:r>
        <w:rPr>
          <w:sz w:val="28"/>
          <w:szCs w:val="28"/>
          <w:u w:val="single"/>
        </w:rPr>
        <w:t>preserving</w:t>
      </w:r>
      <w:r>
        <w:rPr>
          <w:sz w:val="28"/>
          <w:szCs w:val="28"/>
        </w:rPr>
        <w:t xml:space="preserve"> their </w:t>
      </w:r>
      <w:r>
        <w:rPr>
          <w:sz w:val="28"/>
          <w:szCs w:val="28"/>
          <w:u w:val="single"/>
        </w:rPr>
        <w:t>proverbs</w:t>
      </w:r>
      <w:r>
        <w:rPr>
          <w:sz w:val="28"/>
          <w:szCs w:val="28"/>
        </w:rPr>
        <w:t xml:space="preserve">, folk songs, and </w:t>
      </w:r>
      <w:r>
        <w:rPr>
          <w:sz w:val="28"/>
          <w:szCs w:val="28"/>
          <w:u w:val="single"/>
        </w:rPr>
        <w:t>stories</w:t>
      </w:r>
      <w:r>
        <w:rPr>
          <w:sz w:val="28"/>
          <w:szCs w:val="28"/>
        </w:rPr>
        <w:t>.</w:t>
      </w:r>
    </w:p>
    <w:p w:rsidR="005F1BDF" w:rsidRDefault="005F1BDF" w:rsidP="008D1D00">
      <w:pPr>
        <w:tabs>
          <w:tab w:val="left" w:pos="450"/>
          <w:tab w:val="left" w:pos="2700"/>
          <w:tab w:val="left" w:pos="4230"/>
          <w:tab w:val="left" w:pos="6660"/>
        </w:tabs>
        <w:spacing w:after="0" w:line="288" w:lineRule="auto"/>
        <w:jc w:val="both"/>
        <w:rPr>
          <w:b/>
          <w:color w:val="0000FF"/>
          <w:sz w:val="28"/>
          <w:szCs w:val="28"/>
        </w:rPr>
      </w:pPr>
      <w:r>
        <w:rPr>
          <w:sz w:val="28"/>
          <w:szCs w:val="28"/>
        </w:rPr>
        <w:tab/>
      </w:r>
      <w:r>
        <w:rPr>
          <w:b/>
          <w:color w:val="0000FF"/>
          <w:sz w:val="28"/>
          <w:szCs w:val="28"/>
        </w:rPr>
        <w:t>A</w:t>
      </w:r>
      <w:r>
        <w:rPr>
          <w:b/>
          <w:color w:val="0000FF"/>
          <w:sz w:val="28"/>
          <w:szCs w:val="28"/>
        </w:rPr>
        <w:tab/>
        <w:t xml:space="preserve">        B</w:t>
      </w:r>
      <w:r>
        <w:rPr>
          <w:b/>
          <w:color w:val="0000FF"/>
          <w:sz w:val="28"/>
          <w:szCs w:val="28"/>
        </w:rPr>
        <w:tab/>
        <w:t xml:space="preserve">             C</w:t>
      </w:r>
      <w:r>
        <w:rPr>
          <w:b/>
          <w:color w:val="0000FF"/>
          <w:sz w:val="28"/>
          <w:szCs w:val="28"/>
        </w:rPr>
        <w:tab/>
        <w:t xml:space="preserve">                   D</w:t>
      </w:r>
    </w:p>
    <w:p w:rsidR="005F1BDF" w:rsidRDefault="005F1BDF" w:rsidP="008D1D00">
      <w:pPr>
        <w:tabs>
          <w:tab w:val="left" w:pos="720"/>
          <w:tab w:val="left" w:pos="2880"/>
          <w:tab w:val="left" w:pos="5040"/>
          <w:tab w:val="left" w:pos="6840"/>
        </w:tabs>
        <w:spacing w:after="0" w:line="288" w:lineRule="auto"/>
        <w:jc w:val="both"/>
        <w:rPr>
          <w:sz w:val="28"/>
          <w:szCs w:val="28"/>
        </w:rPr>
      </w:pPr>
    </w:p>
    <w:p w:rsidR="005F1BDF" w:rsidRDefault="005F1BDF" w:rsidP="008D1D00">
      <w:pPr>
        <w:spacing w:after="0" w:line="288" w:lineRule="auto"/>
        <w:rPr>
          <w:b/>
          <w:color w:val="0000FF"/>
          <w:sz w:val="28"/>
          <w:szCs w:val="28"/>
        </w:rPr>
      </w:pPr>
      <w:r>
        <w:rPr>
          <w:b/>
          <w:color w:val="0000FF"/>
          <w:sz w:val="28"/>
          <w:szCs w:val="28"/>
        </w:rPr>
        <w:t>II. There are five mistakes in this passage. Find and correct them.</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30"/>
        <w:gridCol w:w="2693"/>
      </w:tblGrid>
      <w:tr w:rsidR="005F1BDF" w:rsidRPr="005F1BDF" w:rsidTr="005F1BDF">
        <w:tc>
          <w:tcPr>
            <w:tcW w:w="7230" w:type="dxa"/>
            <w:tcBorders>
              <w:top w:val="single" w:sz="4" w:space="0" w:color="000000"/>
              <w:left w:val="single" w:sz="4" w:space="0" w:color="000000"/>
              <w:bottom w:val="single" w:sz="4" w:space="0" w:color="000000"/>
              <w:right w:val="single" w:sz="4" w:space="0" w:color="000000"/>
            </w:tcBorders>
            <w:hideMark/>
          </w:tcPr>
          <w:p w:rsidR="005F1BDF" w:rsidRPr="005F1BDF" w:rsidRDefault="005F1BDF" w:rsidP="008D1D00">
            <w:pPr>
              <w:spacing w:after="0" w:line="288" w:lineRule="auto"/>
              <w:jc w:val="both"/>
              <w:rPr>
                <w:sz w:val="28"/>
                <w:szCs w:val="28"/>
              </w:rPr>
            </w:pPr>
            <w:r w:rsidRPr="005F1BDF">
              <w:rPr>
                <w:sz w:val="28"/>
                <w:szCs w:val="28"/>
              </w:rPr>
              <w:t>Children love to</w:t>
            </w:r>
            <w:r>
              <w:rPr>
                <w:sz w:val="28"/>
                <w:szCs w:val="28"/>
              </w:rPr>
              <w:t xml:space="preserve"> </w:t>
            </w:r>
            <w:r w:rsidRPr="005F1BDF">
              <w:rPr>
                <w:sz w:val="28"/>
                <w:szCs w:val="28"/>
              </w:rPr>
              <w:t>play computer games. Some people say that many of them are addicted to game. If you become addicting, all you can think about is computer games and you cannot spend a day without playing. Of course, playing games on the computer is great way to spending time and have fun. But there are also bad sides to it as well.</w:t>
            </w:r>
          </w:p>
          <w:p w:rsidR="005F1BDF" w:rsidRPr="005F1BDF" w:rsidRDefault="005F1BDF" w:rsidP="008D1D00">
            <w:pPr>
              <w:spacing w:after="0" w:line="288" w:lineRule="auto"/>
              <w:jc w:val="both"/>
              <w:rPr>
                <w:sz w:val="28"/>
                <w:szCs w:val="28"/>
              </w:rPr>
            </w:pPr>
            <w:r w:rsidRPr="005F1BDF">
              <w:rPr>
                <w:sz w:val="28"/>
                <w:szCs w:val="28"/>
              </w:rPr>
              <w:t>First of all, you do not get enough exercise because you do not have to move your body much when play games. Second, your eyesight becomes badly because your eyes are fixed on the computer screen for too long. This is why it is not hard to find children wearing glasses around these days. Third, you do not get to spend much time with your family because you are spending all of your time in front of the computer.</w:t>
            </w:r>
          </w:p>
          <w:p w:rsidR="005F1BDF" w:rsidRPr="005F1BDF" w:rsidRDefault="005F1BDF" w:rsidP="008D1D00">
            <w:pPr>
              <w:spacing w:after="0" w:line="288" w:lineRule="auto"/>
              <w:jc w:val="both"/>
              <w:rPr>
                <w:sz w:val="28"/>
                <w:szCs w:val="28"/>
              </w:rPr>
            </w:pPr>
            <w:r w:rsidRPr="005F1BDF">
              <w:rPr>
                <w:sz w:val="28"/>
                <w:szCs w:val="28"/>
              </w:rPr>
              <w:t>Playing computer games is not such a bad thing. But too much playing can cause problems. How much hours do you</w:t>
            </w:r>
            <w:r>
              <w:rPr>
                <w:sz w:val="28"/>
                <w:szCs w:val="28"/>
              </w:rPr>
              <w:t xml:space="preserve"> spend in front of the computer</w:t>
            </w:r>
            <w:r w:rsidRPr="005F1BDF">
              <w:rPr>
                <w:sz w:val="28"/>
                <w:szCs w:val="28"/>
              </w:rPr>
              <w:t>?</w:t>
            </w:r>
            <w:r>
              <w:rPr>
                <w:sz w:val="28"/>
                <w:szCs w:val="28"/>
              </w:rPr>
              <w:t xml:space="preserve"> </w:t>
            </w:r>
            <w:r w:rsidRPr="005F1BDF">
              <w:rPr>
                <w:sz w:val="28"/>
                <w:szCs w:val="28"/>
              </w:rPr>
              <w:t>Why not take this opportunity to cut down on computer games.</w:t>
            </w:r>
          </w:p>
        </w:tc>
        <w:tc>
          <w:tcPr>
            <w:tcW w:w="2693" w:type="dxa"/>
            <w:tcBorders>
              <w:top w:val="single" w:sz="4" w:space="0" w:color="000000"/>
              <w:left w:val="single" w:sz="4" w:space="0" w:color="000000"/>
              <w:bottom w:val="single" w:sz="4" w:space="0" w:color="000000"/>
              <w:right w:val="single" w:sz="4" w:space="0" w:color="000000"/>
            </w:tcBorders>
          </w:tcPr>
          <w:p w:rsidR="005F1BDF" w:rsidRPr="000D1667" w:rsidRDefault="005F1BDF" w:rsidP="008D1D00">
            <w:pPr>
              <w:pStyle w:val="ListParagraph"/>
              <w:tabs>
                <w:tab w:val="left" w:pos="305"/>
              </w:tabs>
              <w:spacing w:after="0" w:line="288" w:lineRule="auto"/>
              <w:ind w:left="21"/>
              <w:jc w:val="both"/>
              <w:rPr>
                <w:sz w:val="28"/>
                <w:szCs w:val="28"/>
                <w:lang w:val="en-US" w:eastAsia="en-US"/>
              </w:rPr>
            </w:pPr>
          </w:p>
          <w:p w:rsidR="005F1BDF" w:rsidRPr="000D1667" w:rsidRDefault="005F1BDF" w:rsidP="008D1D00">
            <w:pPr>
              <w:pStyle w:val="ListParagraph"/>
              <w:tabs>
                <w:tab w:val="left" w:pos="305"/>
              </w:tabs>
              <w:spacing w:after="0" w:line="288" w:lineRule="auto"/>
              <w:ind w:left="21"/>
              <w:jc w:val="both"/>
              <w:rPr>
                <w:sz w:val="28"/>
                <w:szCs w:val="28"/>
                <w:lang w:val="en-US" w:eastAsia="en-US"/>
              </w:rPr>
            </w:pPr>
          </w:p>
          <w:p w:rsidR="005F1BDF" w:rsidRPr="000D1667" w:rsidRDefault="005F1BDF" w:rsidP="008D1D00">
            <w:pPr>
              <w:pStyle w:val="ListParagraph"/>
              <w:tabs>
                <w:tab w:val="left" w:pos="305"/>
              </w:tabs>
              <w:spacing w:after="0" w:line="288" w:lineRule="auto"/>
              <w:ind w:left="21"/>
              <w:jc w:val="both"/>
              <w:rPr>
                <w:sz w:val="28"/>
                <w:szCs w:val="28"/>
                <w:lang w:val="en-US" w:eastAsia="en-US"/>
              </w:rPr>
            </w:pPr>
          </w:p>
          <w:p w:rsidR="005F1BDF" w:rsidRPr="000D1667" w:rsidRDefault="005F1BDF" w:rsidP="008D1D00">
            <w:pPr>
              <w:pStyle w:val="ListParagraph"/>
              <w:tabs>
                <w:tab w:val="left" w:pos="305"/>
              </w:tabs>
              <w:spacing w:after="0" w:line="288" w:lineRule="auto"/>
              <w:ind w:left="21"/>
              <w:jc w:val="both"/>
              <w:rPr>
                <w:sz w:val="28"/>
                <w:szCs w:val="28"/>
                <w:lang w:val="en-US" w:eastAsia="en-US"/>
              </w:rPr>
            </w:pPr>
            <w:r w:rsidRPr="000D1667">
              <w:rPr>
                <w:sz w:val="28"/>
                <w:szCs w:val="28"/>
                <w:lang w:val="en-US" w:eastAsia="en-US"/>
              </w:rPr>
              <w:t>_______________</w:t>
            </w:r>
          </w:p>
          <w:p w:rsidR="005F1BDF" w:rsidRPr="000D1667" w:rsidRDefault="005F1BDF" w:rsidP="008D1D00">
            <w:pPr>
              <w:pStyle w:val="ListParagraph"/>
              <w:tabs>
                <w:tab w:val="left" w:pos="305"/>
              </w:tabs>
              <w:spacing w:after="0" w:line="288" w:lineRule="auto"/>
              <w:ind w:left="21"/>
              <w:jc w:val="both"/>
              <w:rPr>
                <w:sz w:val="28"/>
                <w:szCs w:val="28"/>
                <w:lang w:val="en-US" w:eastAsia="en-US"/>
              </w:rPr>
            </w:pPr>
          </w:p>
          <w:p w:rsidR="005F1BDF" w:rsidRPr="000D1667" w:rsidRDefault="005F1BDF" w:rsidP="008D1D00">
            <w:pPr>
              <w:pStyle w:val="ListParagraph"/>
              <w:tabs>
                <w:tab w:val="left" w:pos="305"/>
              </w:tabs>
              <w:spacing w:after="0" w:line="288" w:lineRule="auto"/>
              <w:ind w:left="21"/>
              <w:jc w:val="both"/>
              <w:rPr>
                <w:sz w:val="28"/>
                <w:szCs w:val="28"/>
                <w:lang w:val="en-US" w:eastAsia="en-US"/>
              </w:rPr>
            </w:pPr>
            <w:r w:rsidRPr="000D1667">
              <w:rPr>
                <w:sz w:val="28"/>
                <w:szCs w:val="28"/>
                <w:lang w:val="en-US" w:eastAsia="en-US"/>
              </w:rPr>
              <w:t>_______________</w:t>
            </w:r>
          </w:p>
          <w:p w:rsidR="005F1BDF" w:rsidRPr="000D1667" w:rsidRDefault="005F1BDF" w:rsidP="008D1D00">
            <w:pPr>
              <w:pStyle w:val="ListParagraph"/>
              <w:tabs>
                <w:tab w:val="left" w:pos="305"/>
              </w:tabs>
              <w:spacing w:after="0" w:line="288" w:lineRule="auto"/>
              <w:ind w:left="21"/>
              <w:jc w:val="both"/>
              <w:rPr>
                <w:sz w:val="28"/>
                <w:szCs w:val="28"/>
                <w:lang w:val="en-US" w:eastAsia="en-US"/>
              </w:rPr>
            </w:pPr>
          </w:p>
          <w:p w:rsidR="005F1BDF" w:rsidRPr="000D1667" w:rsidRDefault="005F1BDF" w:rsidP="008D1D00">
            <w:pPr>
              <w:pStyle w:val="ListParagraph"/>
              <w:tabs>
                <w:tab w:val="left" w:pos="305"/>
              </w:tabs>
              <w:spacing w:after="0" w:line="288" w:lineRule="auto"/>
              <w:ind w:left="21"/>
              <w:jc w:val="both"/>
              <w:rPr>
                <w:sz w:val="28"/>
                <w:szCs w:val="28"/>
                <w:lang w:val="en-US" w:eastAsia="en-US"/>
              </w:rPr>
            </w:pPr>
            <w:r w:rsidRPr="000D1667">
              <w:rPr>
                <w:sz w:val="28"/>
                <w:szCs w:val="28"/>
                <w:lang w:val="en-US" w:eastAsia="en-US"/>
              </w:rPr>
              <w:t>_______________</w:t>
            </w:r>
          </w:p>
          <w:p w:rsidR="005F1BDF" w:rsidRPr="000D1667" w:rsidRDefault="005F1BDF" w:rsidP="008D1D00">
            <w:pPr>
              <w:pStyle w:val="ListParagraph"/>
              <w:tabs>
                <w:tab w:val="left" w:pos="305"/>
              </w:tabs>
              <w:spacing w:after="0" w:line="288" w:lineRule="auto"/>
              <w:ind w:left="21"/>
              <w:jc w:val="both"/>
              <w:rPr>
                <w:sz w:val="28"/>
                <w:szCs w:val="28"/>
                <w:lang w:val="en-US" w:eastAsia="en-US"/>
              </w:rPr>
            </w:pPr>
          </w:p>
          <w:p w:rsidR="005F1BDF" w:rsidRPr="005F1BDF" w:rsidRDefault="005F1BDF" w:rsidP="008D1D00">
            <w:pPr>
              <w:spacing w:after="0" w:line="288" w:lineRule="auto"/>
              <w:rPr>
                <w:sz w:val="28"/>
                <w:szCs w:val="28"/>
              </w:rPr>
            </w:pPr>
            <w:r w:rsidRPr="005F1BDF">
              <w:rPr>
                <w:sz w:val="28"/>
                <w:szCs w:val="28"/>
              </w:rPr>
              <w:t>________________</w:t>
            </w:r>
          </w:p>
          <w:p w:rsidR="005F1BDF" w:rsidRPr="005F1BDF" w:rsidRDefault="005F1BDF" w:rsidP="008D1D00">
            <w:pPr>
              <w:spacing w:after="0" w:line="288" w:lineRule="auto"/>
              <w:rPr>
                <w:b/>
                <w:sz w:val="28"/>
                <w:szCs w:val="28"/>
              </w:rPr>
            </w:pPr>
          </w:p>
          <w:p w:rsidR="005F1BDF" w:rsidRPr="005F1BDF" w:rsidRDefault="005F1BDF" w:rsidP="008D1D00">
            <w:pPr>
              <w:spacing w:after="0" w:line="288" w:lineRule="auto"/>
              <w:rPr>
                <w:b/>
                <w:sz w:val="28"/>
                <w:szCs w:val="28"/>
              </w:rPr>
            </w:pPr>
            <w:r w:rsidRPr="005F1BDF">
              <w:rPr>
                <w:b/>
                <w:sz w:val="28"/>
                <w:szCs w:val="28"/>
              </w:rPr>
              <w:t>________________</w:t>
            </w:r>
          </w:p>
        </w:tc>
      </w:tr>
    </w:tbl>
    <w:p w:rsidR="00293938" w:rsidRDefault="00293938" w:rsidP="008D1D00">
      <w:pPr>
        <w:tabs>
          <w:tab w:val="left" w:pos="360"/>
        </w:tabs>
        <w:spacing w:after="0" w:line="288" w:lineRule="auto"/>
        <w:rPr>
          <w:b/>
          <w:color w:val="FF0000"/>
          <w:sz w:val="28"/>
          <w:szCs w:val="28"/>
        </w:rPr>
      </w:pPr>
    </w:p>
    <w:p w:rsidR="008D1D00" w:rsidRDefault="008D1D00" w:rsidP="008D1D00">
      <w:pPr>
        <w:tabs>
          <w:tab w:val="left" w:pos="360"/>
        </w:tabs>
        <w:spacing w:after="0" w:line="288" w:lineRule="auto"/>
        <w:rPr>
          <w:rFonts w:ascii="Calibri" w:hAnsi="Calibri" w:cs="Calibri"/>
          <w:b/>
          <w:color w:val="FF0000"/>
          <w:sz w:val="28"/>
          <w:szCs w:val="28"/>
        </w:rPr>
      </w:pPr>
    </w:p>
    <w:p w:rsidR="008D1D00" w:rsidRDefault="008D1D00" w:rsidP="008D1D00">
      <w:pPr>
        <w:tabs>
          <w:tab w:val="left" w:pos="360"/>
        </w:tabs>
        <w:spacing w:after="0" w:line="288" w:lineRule="auto"/>
        <w:rPr>
          <w:rFonts w:ascii="Calibri" w:hAnsi="Calibri" w:cs="Calibri"/>
          <w:b/>
          <w:color w:val="FF0000"/>
          <w:sz w:val="28"/>
          <w:szCs w:val="28"/>
        </w:rPr>
      </w:pPr>
    </w:p>
    <w:p w:rsidR="008D1D00" w:rsidRDefault="008D1D00" w:rsidP="008D1D00">
      <w:pPr>
        <w:tabs>
          <w:tab w:val="left" w:pos="360"/>
        </w:tabs>
        <w:spacing w:after="0" w:line="288" w:lineRule="auto"/>
        <w:rPr>
          <w:rFonts w:ascii="Calibri" w:hAnsi="Calibri" w:cs="Calibri"/>
          <w:b/>
          <w:color w:val="FF0000"/>
          <w:sz w:val="28"/>
          <w:szCs w:val="28"/>
        </w:rPr>
      </w:pPr>
    </w:p>
    <w:p w:rsidR="008D1D00" w:rsidRDefault="008D1D00" w:rsidP="008D1D00">
      <w:pPr>
        <w:tabs>
          <w:tab w:val="left" w:pos="360"/>
        </w:tabs>
        <w:spacing w:after="0" w:line="288" w:lineRule="auto"/>
        <w:rPr>
          <w:rFonts w:ascii="Calibri" w:hAnsi="Calibri" w:cs="Calibri"/>
          <w:b/>
          <w:color w:val="FF0000"/>
          <w:sz w:val="28"/>
          <w:szCs w:val="28"/>
        </w:rPr>
      </w:pPr>
    </w:p>
    <w:p w:rsidR="008D1D00" w:rsidRDefault="008D1D00" w:rsidP="008D1D00">
      <w:pPr>
        <w:tabs>
          <w:tab w:val="left" w:pos="360"/>
        </w:tabs>
        <w:spacing w:after="0" w:line="288" w:lineRule="auto"/>
        <w:rPr>
          <w:rFonts w:ascii="Calibri" w:hAnsi="Calibri" w:cs="Calibri"/>
          <w:b/>
          <w:color w:val="FF0000"/>
          <w:sz w:val="28"/>
          <w:szCs w:val="28"/>
        </w:rPr>
      </w:pPr>
    </w:p>
    <w:p w:rsidR="008D1D00" w:rsidRDefault="008D1D00" w:rsidP="008D1D00">
      <w:pPr>
        <w:tabs>
          <w:tab w:val="left" w:pos="360"/>
        </w:tabs>
        <w:spacing w:after="0" w:line="288" w:lineRule="auto"/>
        <w:rPr>
          <w:rFonts w:ascii="Calibri" w:hAnsi="Calibri" w:cs="Calibri"/>
          <w:b/>
          <w:color w:val="FF0000"/>
          <w:sz w:val="28"/>
          <w:szCs w:val="28"/>
        </w:rPr>
      </w:pPr>
    </w:p>
    <w:p w:rsidR="008D1D00" w:rsidRDefault="008D1D00" w:rsidP="008D1D00">
      <w:pPr>
        <w:tabs>
          <w:tab w:val="left" w:pos="360"/>
        </w:tabs>
        <w:spacing w:after="0" w:line="288" w:lineRule="auto"/>
        <w:rPr>
          <w:rFonts w:ascii="Calibri" w:hAnsi="Calibri" w:cs="Calibri"/>
          <w:b/>
          <w:color w:val="FF0000"/>
          <w:sz w:val="28"/>
          <w:szCs w:val="28"/>
        </w:rPr>
      </w:pPr>
    </w:p>
    <w:p w:rsidR="008D1D00" w:rsidRDefault="008D1D00" w:rsidP="008D1D00">
      <w:pPr>
        <w:tabs>
          <w:tab w:val="left" w:pos="360"/>
        </w:tabs>
        <w:spacing w:after="0" w:line="288" w:lineRule="auto"/>
        <w:rPr>
          <w:rFonts w:ascii="Calibri" w:hAnsi="Calibri" w:cs="Calibri"/>
          <w:b/>
          <w:color w:val="FF0000"/>
          <w:sz w:val="28"/>
          <w:szCs w:val="28"/>
        </w:rPr>
      </w:pPr>
    </w:p>
    <w:p w:rsidR="008D1D00" w:rsidRDefault="008D1D00" w:rsidP="008D1D00">
      <w:pPr>
        <w:tabs>
          <w:tab w:val="left" w:pos="360"/>
        </w:tabs>
        <w:spacing w:after="0" w:line="288" w:lineRule="auto"/>
        <w:rPr>
          <w:rFonts w:ascii="Calibri" w:hAnsi="Calibri" w:cs="Calibri"/>
          <w:b/>
          <w:color w:val="FF0000"/>
          <w:sz w:val="28"/>
          <w:szCs w:val="28"/>
        </w:rPr>
      </w:pPr>
    </w:p>
    <w:p w:rsidR="004A0049" w:rsidRPr="00AC5418" w:rsidRDefault="008D1D00" w:rsidP="008D1D00">
      <w:pPr>
        <w:tabs>
          <w:tab w:val="left" w:pos="360"/>
        </w:tabs>
        <w:spacing w:after="0" w:line="288" w:lineRule="auto"/>
        <w:rPr>
          <w:sz w:val="28"/>
          <w:szCs w:val="28"/>
        </w:rPr>
      </w:pPr>
      <w:r>
        <w:rPr>
          <w:rFonts w:ascii="Calibri" w:hAnsi="Calibri" w:cs="Calibri"/>
          <w:b/>
          <w:color w:val="FF0000"/>
          <w:sz w:val="28"/>
          <w:szCs w:val="28"/>
        </w:rPr>
        <w:t>❻</w:t>
      </w:r>
      <w:r w:rsidR="004A0049" w:rsidRPr="00AC5418">
        <w:rPr>
          <w:b/>
          <w:color w:val="FF0000"/>
          <w:sz w:val="28"/>
          <w:szCs w:val="28"/>
        </w:rPr>
        <w:t>. READING</w:t>
      </w:r>
    </w:p>
    <w:p w:rsidR="00175A28" w:rsidRDefault="00175A28" w:rsidP="008D1D00">
      <w:pPr>
        <w:spacing w:after="0" w:line="288" w:lineRule="auto"/>
        <w:jc w:val="both"/>
        <w:rPr>
          <w:b/>
          <w:color w:val="0000FF"/>
          <w:sz w:val="28"/>
          <w:szCs w:val="28"/>
        </w:rPr>
      </w:pPr>
      <w:r>
        <w:rPr>
          <w:b/>
          <w:color w:val="0000FF"/>
          <w:sz w:val="28"/>
          <w:szCs w:val="28"/>
        </w:rPr>
        <w:t>I. Read the passage and choose the correct answers.</w:t>
      </w:r>
    </w:p>
    <w:p w:rsidR="00175A28" w:rsidRDefault="00175A28" w:rsidP="008D1D00">
      <w:pPr>
        <w:spacing w:after="0" w:line="288" w:lineRule="auto"/>
        <w:ind w:firstLine="720"/>
        <w:jc w:val="both"/>
        <w:rPr>
          <w:b/>
          <w:sz w:val="28"/>
          <w:szCs w:val="28"/>
        </w:rPr>
      </w:pPr>
      <w:r>
        <w:rPr>
          <w:i/>
          <w:sz w:val="28"/>
          <w:szCs w:val="28"/>
        </w:rPr>
        <w:t>Ruou can</w:t>
      </w:r>
      <w:r>
        <w:rPr>
          <w:sz w:val="28"/>
          <w:szCs w:val="28"/>
        </w:rPr>
        <w:t xml:space="preserve">, also known as tube wine in English, is a unique drink that can be found in the mountainous regions of Central Vietnam like Tay Nguyen. It’s  made from rice and other herbs. The recipe differs in various ethnic minorities groups depending on what is available in their surroundings. The ingredients are kept in a ceramic jar for a month. Using a thin bamboo straw, people drink </w:t>
      </w:r>
      <w:r>
        <w:rPr>
          <w:i/>
          <w:sz w:val="28"/>
          <w:szCs w:val="28"/>
        </w:rPr>
        <w:t>ruou can</w:t>
      </w:r>
      <w:r>
        <w:rPr>
          <w:sz w:val="28"/>
          <w:szCs w:val="28"/>
        </w:rPr>
        <w:t xml:space="preserve"> directly from the jar. This drink is commonly served during a special celebration such as weddings, New Year festivals…. People often gather around the wine jar and drink together while singing and dancing. It’s considered an honour in many ethnic groups to be offered this kind of rice wine.</w:t>
      </w:r>
    </w:p>
    <w:p w:rsidR="00175A28" w:rsidRDefault="00175A28" w:rsidP="008D1D00">
      <w:pPr>
        <w:spacing w:after="0" w:line="288" w:lineRule="auto"/>
        <w:jc w:val="both"/>
        <w:rPr>
          <w:b/>
          <w:sz w:val="28"/>
          <w:szCs w:val="28"/>
        </w:rPr>
      </w:pPr>
      <w:r>
        <w:rPr>
          <w:b/>
          <w:color w:val="0000FF"/>
          <w:sz w:val="28"/>
          <w:szCs w:val="28"/>
        </w:rPr>
        <w:t>1</w:t>
      </w:r>
      <w:r>
        <w:rPr>
          <w:sz w:val="28"/>
          <w:szCs w:val="28"/>
        </w:rPr>
        <w:t xml:space="preserve">. What does the writer call </w:t>
      </w:r>
      <w:r>
        <w:rPr>
          <w:i/>
          <w:sz w:val="28"/>
          <w:szCs w:val="28"/>
        </w:rPr>
        <w:t>ruou can</w:t>
      </w:r>
      <w:r>
        <w:rPr>
          <w:sz w:val="28"/>
          <w:szCs w:val="28"/>
        </w:rPr>
        <w:t xml:space="preserve"> in the passage?</w:t>
      </w:r>
    </w:p>
    <w:p w:rsidR="00175A28" w:rsidRDefault="00175A28" w:rsidP="008D1D00">
      <w:pPr>
        <w:spacing w:after="0" w:line="288" w:lineRule="auto"/>
        <w:ind w:firstLine="720"/>
        <w:jc w:val="both"/>
        <w:rPr>
          <w:sz w:val="28"/>
          <w:szCs w:val="28"/>
        </w:rPr>
      </w:pPr>
      <w:r>
        <w:rPr>
          <w:b/>
          <w:color w:val="0000FF"/>
          <w:sz w:val="28"/>
          <w:szCs w:val="28"/>
        </w:rPr>
        <w:t>A</w:t>
      </w:r>
      <w:r>
        <w:rPr>
          <w:sz w:val="28"/>
          <w:szCs w:val="28"/>
        </w:rPr>
        <w:t>. Tune wine.</w:t>
      </w:r>
      <w:r>
        <w:rPr>
          <w:sz w:val="28"/>
          <w:szCs w:val="28"/>
        </w:rPr>
        <w:tab/>
      </w:r>
      <w:r>
        <w:rPr>
          <w:sz w:val="28"/>
          <w:szCs w:val="28"/>
        </w:rPr>
        <w:tab/>
      </w:r>
      <w:r>
        <w:rPr>
          <w:sz w:val="28"/>
          <w:szCs w:val="28"/>
        </w:rPr>
        <w:tab/>
      </w:r>
      <w:r>
        <w:rPr>
          <w:sz w:val="28"/>
          <w:szCs w:val="28"/>
        </w:rPr>
        <w:tab/>
      </w:r>
      <w:r>
        <w:rPr>
          <w:b/>
          <w:color w:val="0000FF"/>
          <w:sz w:val="28"/>
          <w:szCs w:val="28"/>
        </w:rPr>
        <w:t>C</w:t>
      </w:r>
      <w:r>
        <w:rPr>
          <w:sz w:val="28"/>
          <w:szCs w:val="28"/>
        </w:rPr>
        <w:t>. A and B are correct</w:t>
      </w:r>
    </w:p>
    <w:p w:rsidR="00175A28" w:rsidRDefault="00175A28" w:rsidP="008D1D00">
      <w:pPr>
        <w:spacing w:after="0" w:line="288" w:lineRule="auto"/>
        <w:ind w:firstLine="720"/>
        <w:jc w:val="both"/>
        <w:rPr>
          <w:sz w:val="28"/>
          <w:szCs w:val="28"/>
        </w:rPr>
      </w:pPr>
      <w:r>
        <w:rPr>
          <w:b/>
          <w:color w:val="0000FF"/>
          <w:sz w:val="28"/>
          <w:szCs w:val="28"/>
        </w:rPr>
        <w:t>B</w:t>
      </w:r>
      <w:r>
        <w:rPr>
          <w:sz w:val="28"/>
          <w:szCs w:val="28"/>
        </w:rPr>
        <w:t>. A kind of rice wine.</w:t>
      </w:r>
      <w:r>
        <w:rPr>
          <w:sz w:val="28"/>
          <w:szCs w:val="28"/>
        </w:rPr>
        <w:tab/>
      </w:r>
      <w:r>
        <w:rPr>
          <w:sz w:val="28"/>
          <w:szCs w:val="28"/>
        </w:rPr>
        <w:tab/>
      </w:r>
      <w:r>
        <w:rPr>
          <w:sz w:val="28"/>
          <w:szCs w:val="28"/>
        </w:rPr>
        <w:tab/>
      </w:r>
      <w:r>
        <w:rPr>
          <w:b/>
          <w:color w:val="0000FF"/>
          <w:sz w:val="28"/>
          <w:szCs w:val="28"/>
        </w:rPr>
        <w:t>D</w:t>
      </w:r>
      <w:r>
        <w:rPr>
          <w:sz w:val="28"/>
          <w:szCs w:val="28"/>
        </w:rPr>
        <w:t>. A and B are incorrect.</w:t>
      </w:r>
    </w:p>
    <w:p w:rsidR="00175A28" w:rsidRDefault="00175A28" w:rsidP="008D1D00">
      <w:pPr>
        <w:spacing w:after="0" w:line="288" w:lineRule="auto"/>
        <w:jc w:val="both"/>
        <w:rPr>
          <w:sz w:val="28"/>
          <w:szCs w:val="28"/>
        </w:rPr>
      </w:pPr>
      <w:r>
        <w:rPr>
          <w:b/>
          <w:color w:val="0000FF"/>
          <w:sz w:val="28"/>
          <w:szCs w:val="28"/>
        </w:rPr>
        <w:t>2</w:t>
      </w:r>
      <w:r>
        <w:rPr>
          <w:sz w:val="28"/>
          <w:szCs w:val="28"/>
        </w:rPr>
        <w:t xml:space="preserve">. What are the ingredients of </w:t>
      </w:r>
      <w:r>
        <w:rPr>
          <w:i/>
          <w:sz w:val="28"/>
          <w:szCs w:val="28"/>
        </w:rPr>
        <w:t>ruou can</w:t>
      </w:r>
      <w:r>
        <w:rPr>
          <w:sz w:val="28"/>
          <w:szCs w:val="28"/>
        </w:rPr>
        <w:t>?</w:t>
      </w:r>
    </w:p>
    <w:p w:rsidR="00175A28" w:rsidRDefault="00175A28" w:rsidP="008D1D00">
      <w:pPr>
        <w:spacing w:after="0" w:line="288" w:lineRule="auto"/>
        <w:ind w:firstLine="720"/>
        <w:jc w:val="both"/>
        <w:rPr>
          <w:sz w:val="28"/>
          <w:szCs w:val="28"/>
        </w:rPr>
      </w:pPr>
      <w:r>
        <w:rPr>
          <w:b/>
          <w:color w:val="0000FF"/>
          <w:sz w:val="28"/>
          <w:szCs w:val="28"/>
        </w:rPr>
        <w:t>A</w:t>
      </w:r>
      <w:r>
        <w:rPr>
          <w:sz w:val="28"/>
          <w:szCs w:val="28"/>
        </w:rPr>
        <w:t>. Medical herbs.</w:t>
      </w:r>
      <w:r>
        <w:rPr>
          <w:sz w:val="28"/>
          <w:szCs w:val="28"/>
        </w:rPr>
        <w:tab/>
      </w:r>
      <w:r>
        <w:rPr>
          <w:sz w:val="28"/>
          <w:szCs w:val="28"/>
        </w:rPr>
        <w:tab/>
      </w:r>
      <w:r>
        <w:rPr>
          <w:sz w:val="28"/>
          <w:szCs w:val="28"/>
        </w:rPr>
        <w:tab/>
      </w:r>
      <w:r>
        <w:rPr>
          <w:sz w:val="28"/>
          <w:szCs w:val="28"/>
        </w:rPr>
        <w:tab/>
      </w:r>
      <w:r>
        <w:rPr>
          <w:b/>
          <w:color w:val="0000FF"/>
          <w:sz w:val="28"/>
          <w:szCs w:val="28"/>
        </w:rPr>
        <w:t xml:space="preserve">C. </w:t>
      </w:r>
      <w:r>
        <w:rPr>
          <w:sz w:val="28"/>
          <w:szCs w:val="28"/>
        </w:rPr>
        <w:t>Rice and some local plants.</w:t>
      </w:r>
    </w:p>
    <w:p w:rsidR="00175A28" w:rsidRDefault="00175A28" w:rsidP="008D1D00">
      <w:pPr>
        <w:spacing w:after="0" w:line="288" w:lineRule="auto"/>
        <w:ind w:firstLine="720"/>
        <w:jc w:val="both"/>
        <w:rPr>
          <w:sz w:val="28"/>
          <w:szCs w:val="28"/>
        </w:rPr>
      </w:pPr>
      <w:r>
        <w:rPr>
          <w:b/>
          <w:color w:val="0000FF"/>
          <w:sz w:val="28"/>
          <w:szCs w:val="28"/>
        </w:rPr>
        <w:t>B</w:t>
      </w:r>
      <w:r>
        <w:rPr>
          <w:sz w:val="28"/>
          <w:szCs w:val="28"/>
        </w:rPr>
        <w:t>. Some kinds of rice.</w:t>
      </w:r>
      <w:r>
        <w:rPr>
          <w:sz w:val="28"/>
          <w:szCs w:val="28"/>
        </w:rPr>
        <w:tab/>
      </w:r>
      <w:r>
        <w:rPr>
          <w:sz w:val="28"/>
          <w:szCs w:val="28"/>
        </w:rPr>
        <w:tab/>
      </w:r>
      <w:r>
        <w:rPr>
          <w:sz w:val="28"/>
          <w:szCs w:val="28"/>
        </w:rPr>
        <w:tab/>
      </w:r>
      <w:r>
        <w:rPr>
          <w:b/>
          <w:color w:val="0000FF"/>
          <w:sz w:val="28"/>
          <w:szCs w:val="28"/>
        </w:rPr>
        <w:t>D</w:t>
      </w:r>
      <w:r>
        <w:rPr>
          <w:sz w:val="28"/>
          <w:szCs w:val="28"/>
        </w:rPr>
        <w:t>. Rice and woody plants.</w:t>
      </w:r>
    </w:p>
    <w:p w:rsidR="00175A28" w:rsidRDefault="00175A28" w:rsidP="008D1D00">
      <w:pPr>
        <w:spacing w:after="0" w:line="288" w:lineRule="auto"/>
        <w:jc w:val="both"/>
        <w:rPr>
          <w:sz w:val="28"/>
          <w:szCs w:val="28"/>
        </w:rPr>
      </w:pPr>
      <w:r>
        <w:rPr>
          <w:b/>
          <w:color w:val="0000FF"/>
          <w:sz w:val="28"/>
          <w:szCs w:val="28"/>
        </w:rPr>
        <w:t>3</w:t>
      </w:r>
      <w:r>
        <w:rPr>
          <w:sz w:val="28"/>
          <w:szCs w:val="28"/>
        </w:rPr>
        <w:t>. Which of the following is TRUE about the recipe of</w:t>
      </w:r>
      <w:r>
        <w:rPr>
          <w:i/>
          <w:sz w:val="28"/>
          <w:szCs w:val="28"/>
        </w:rPr>
        <w:t>ruou can</w:t>
      </w:r>
      <w:r>
        <w:rPr>
          <w:sz w:val="28"/>
          <w:szCs w:val="28"/>
        </w:rPr>
        <w:t>?</w:t>
      </w:r>
    </w:p>
    <w:p w:rsidR="00175A28" w:rsidRDefault="00175A28" w:rsidP="008D1D00">
      <w:pPr>
        <w:spacing w:after="0" w:line="288" w:lineRule="auto"/>
        <w:ind w:firstLine="720"/>
        <w:jc w:val="both"/>
        <w:rPr>
          <w:sz w:val="28"/>
          <w:szCs w:val="28"/>
        </w:rPr>
      </w:pPr>
      <w:r>
        <w:rPr>
          <w:b/>
          <w:color w:val="0000FF"/>
          <w:sz w:val="28"/>
          <w:szCs w:val="28"/>
        </w:rPr>
        <w:t>A</w:t>
      </w:r>
      <w:r>
        <w:rPr>
          <w:sz w:val="28"/>
          <w:szCs w:val="28"/>
        </w:rPr>
        <w:t>. This kind of wine is made in one month.</w:t>
      </w:r>
    </w:p>
    <w:p w:rsidR="00175A28" w:rsidRDefault="00175A28" w:rsidP="008D1D00">
      <w:pPr>
        <w:spacing w:after="0" w:line="288" w:lineRule="auto"/>
        <w:ind w:firstLine="720"/>
        <w:jc w:val="both"/>
        <w:rPr>
          <w:sz w:val="28"/>
          <w:szCs w:val="28"/>
        </w:rPr>
      </w:pPr>
      <w:r>
        <w:rPr>
          <w:b/>
          <w:color w:val="0000FF"/>
          <w:sz w:val="28"/>
          <w:szCs w:val="28"/>
        </w:rPr>
        <w:t>B</w:t>
      </w:r>
      <w:r>
        <w:rPr>
          <w:sz w:val="28"/>
          <w:szCs w:val="28"/>
        </w:rPr>
        <w:t>. The ingredients are kept in a jar made of metal.</w:t>
      </w:r>
    </w:p>
    <w:p w:rsidR="00175A28" w:rsidRDefault="00175A28" w:rsidP="008D1D00">
      <w:pPr>
        <w:spacing w:after="0" w:line="288" w:lineRule="auto"/>
        <w:ind w:firstLine="720"/>
        <w:jc w:val="both"/>
        <w:rPr>
          <w:sz w:val="28"/>
          <w:szCs w:val="28"/>
        </w:rPr>
      </w:pPr>
      <w:r>
        <w:rPr>
          <w:b/>
          <w:color w:val="0000FF"/>
          <w:sz w:val="28"/>
          <w:szCs w:val="28"/>
        </w:rPr>
        <w:t>C</w:t>
      </w:r>
      <w:r>
        <w:rPr>
          <w:sz w:val="28"/>
          <w:szCs w:val="28"/>
        </w:rPr>
        <w:t xml:space="preserve">. The recipe of </w:t>
      </w:r>
      <w:r>
        <w:rPr>
          <w:i/>
          <w:sz w:val="28"/>
          <w:szCs w:val="28"/>
        </w:rPr>
        <w:t>ruou can</w:t>
      </w:r>
      <w:r>
        <w:rPr>
          <w:sz w:val="28"/>
          <w:szCs w:val="28"/>
        </w:rPr>
        <w:t xml:space="preserve"> in every area is the same.</w:t>
      </w:r>
    </w:p>
    <w:p w:rsidR="00175A28" w:rsidRDefault="00175A28" w:rsidP="008D1D00">
      <w:pPr>
        <w:spacing w:after="0" w:line="288" w:lineRule="auto"/>
        <w:ind w:firstLine="720"/>
        <w:jc w:val="both"/>
        <w:rPr>
          <w:sz w:val="28"/>
          <w:szCs w:val="28"/>
        </w:rPr>
      </w:pPr>
      <w:r>
        <w:rPr>
          <w:b/>
          <w:color w:val="0000FF"/>
          <w:sz w:val="28"/>
          <w:szCs w:val="28"/>
        </w:rPr>
        <w:t>D</w:t>
      </w:r>
      <w:r>
        <w:rPr>
          <w:sz w:val="28"/>
          <w:szCs w:val="28"/>
        </w:rPr>
        <w:t xml:space="preserve">. People have to buy ingredients from other regions to make </w:t>
      </w:r>
      <w:r>
        <w:rPr>
          <w:i/>
          <w:sz w:val="28"/>
          <w:szCs w:val="28"/>
        </w:rPr>
        <w:t>ruou can</w:t>
      </w:r>
      <w:r>
        <w:rPr>
          <w:sz w:val="28"/>
          <w:szCs w:val="28"/>
        </w:rPr>
        <w:t>.</w:t>
      </w:r>
    </w:p>
    <w:p w:rsidR="00175A28" w:rsidRDefault="00175A28" w:rsidP="008D1D00">
      <w:pPr>
        <w:spacing w:after="0" w:line="288" w:lineRule="auto"/>
        <w:jc w:val="both"/>
        <w:rPr>
          <w:sz w:val="28"/>
          <w:szCs w:val="28"/>
        </w:rPr>
      </w:pPr>
      <w:r>
        <w:rPr>
          <w:b/>
          <w:color w:val="0000FF"/>
          <w:sz w:val="28"/>
          <w:szCs w:val="28"/>
        </w:rPr>
        <w:t>4</w:t>
      </w:r>
      <w:r>
        <w:rPr>
          <w:sz w:val="28"/>
          <w:szCs w:val="28"/>
        </w:rPr>
        <w:t xml:space="preserve">. According to the writer, when do mountainous residents drink </w:t>
      </w:r>
      <w:r>
        <w:rPr>
          <w:i/>
          <w:sz w:val="28"/>
          <w:szCs w:val="28"/>
        </w:rPr>
        <w:t>ruou can</w:t>
      </w:r>
      <w:r>
        <w:rPr>
          <w:sz w:val="28"/>
          <w:szCs w:val="28"/>
        </w:rPr>
        <w:t>?</w:t>
      </w:r>
    </w:p>
    <w:p w:rsidR="00175A28" w:rsidRDefault="00175A28" w:rsidP="008D1D00">
      <w:pPr>
        <w:spacing w:after="0" w:line="288" w:lineRule="auto"/>
        <w:ind w:firstLine="720"/>
        <w:jc w:val="both"/>
        <w:rPr>
          <w:sz w:val="28"/>
          <w:szCs w:val="28"/>
        </w:rPr>
      </w:pPr>
      <w:r>
        <w:rPr>
          <w:b/>
          <w:color w:val="0000FF"/>
          <w:sz w:val="28"/>
          <w:szCs w:val="28"/>
        </w:rPr>
        <w:t>A</w:t>
      </w:r>
      <w:r>
        <w:rPr>
          <w:sz w:val="28"/>
          <w:szCs w:val="28"/>
        </w:rPr>
        <w:t>. Before singing and dancing.</w:t>
      </w:r>
      <w:r>
        <w:rPr>
          <w:sz w:val="28"/>
          <w:szCs w:val="28"/>
        </w:rPr>
        <w:tab/>
      </w:r>
      <w:r>
        <w:rPr>
          <w:sz w:val="28"/>
          <w:szCs w:val="28"/>
        </w:rPr>
        <w:tab/>
      </w:r>
      <w:r>
        <w:rPr>
          <w:b/>
          <w:color w:val="0000FF"/>
          <w:sz w:val="28"/>
          <w:szCs w:val="28"/>
        </w:rPr>
        <w:t>B</w:t>
      </w:r>
      <w:r>
        <w:rPr>
          <w:sz w:val="28"/>
          <w:szCs w:val="28"/>
        </w:rPr>
        <w:t>. Every one month.</w:t>
      </w:r>
    </w:p>
    <w:p w:rsidR="00175A28" w:rsidRDefault="00175A28" w:rsidP="008D1D00">
      <w:pPr>
        <w:spacing w:after="0" w:line="288" w:lineRule="auto"/>
        <w:ind w:firstLine="720"/>
        <w:jc w:val="both"/>
        <w:rPr>
          <w:sz w:val="28"/>
          <w:szCs w:val="28"/>
        </w:rPr>
      </w:pPr>
      <w:r>
        <w:rPr>
          <w:b/>
          <w:color w:val="0000FF"/>
          <w:sz w:val="28"/>
          <w:szCs w:val="28"/>
        </w:rPr>
        <w:t>C</w:t>
      </w:r>
      <w:r>
        <w:rPr>
          <w:sz w:val="28"/>
          <w:szCs w:val="28"/>
        </w:rPr>
        <w:t>. When they climb to a mountain.</w:t>
      </w:r>
      <w:r>
        <w:rPr>
          <w:sz w:val="28"/>
          <w:szCs w:val="28"/>
        </w:rPr>
        <w:tab/>
      </w:r>
      <w:r>
        <w:rPr>
          <w:b/>
          <w:color w:val="0000FF"/>
          <w:sz w:val="28"/>
          <w:szCs w:val="28"/>
        </w:rPr>
        <w:t>D</w:t>
      </w:r>
      <w:r>
        <w:rPr>
          <w:sz w:val="28"/>
          <w:szCs w:val="28"/>
        </w:rPr>
        <w:t>. When they celebrate special events.</w:t>
      </w:r>
    </w:p>
    <w:p w:rsidR="00175A28" w:rsidRDefault="00175A28" w:rsidP="008D1D00">
      <w:pPr>
        <w:spacing w:after="0" w:line="288" w:lineRule="auto"/>
        <w:jc w:val="both"/>
        <w:rPr>
          <w:sz w:val="28"/>
          <w:szCs w:val="28"/>
        </w:rPr>
      </w:pPr>
      <w:r>
        <w:rPr>
          <w:b/>
          <w:color w:val="0000FF"/>
          <w:sz w:val="28"/>
          <w:szCs w:val="28"/>
        </w:rPr>
        <w:t>5</w:t>
      </w:r>
      <w:r>
        <w:rPr>
          <w:sz w:val="28"/>
          <w:szCs w:val="28"/>
        </w:rPr>
        <w:t>. Which of the following is NOT stated in the passage?</w:t>
      </w:r>
    </w:p>
    <w:p w:rsidR="00175A28" w:rsidRDefault="00175A28" w:rsidP="008D1D00">
      <w:pPr>
        <w:spacing w:after="0" w:line="288" w:lineRule="auto"/>
        <w:ind w:firstLine="720"/>
        <w:jc w:val="both"/>
        <w:rPr>
          <w:sz w:val="28"/>
          <w:szCs w:val="28"/>
        </w:rPr>
      </w:pPr>
      <w:r>
        <w:rPr>
          <w:b/>
          <w:color w:val="0000FF"/>
          <w:sz w:val="28"/>
          <w:szCs w:val="28"/>
        </w:rPr>
        <w:t>A</w:t>
      </w:r>
      <w:r>
        <w:rPr>
          <w:sz w:val="28"/>
          <w:szCs w:val="28"/>
        </w:rPr>
        <w:t xml:space="preserve">. People drink </w:t>
      </w:r>
      <w:r>
        <w:rPr>
          <w:i/>
          <w:sz w:val="28"/>
          <w:szCs w:val="28"/>
        </w:rPr>
        <w:t>ruou can</w:t>
      </w:r>
      <w:r>
        <w:rPr>
          <w:sz w:val="28"/>
          <w:szCs w:val="28"/>
        </w:rPr>
        <w:t xml:space="preserve"> from the same jar.</w:t>
      </w:r>
    </w:p>
    <w:p w:rsidR="00175A28" w:rsidRDefault="00175A28" w:rsidP="008D1D00">
      <w:pPr>
        <w:spacing w:after="0" w:line="288" w:lineRule="auto"/>
        <w:ind w:firstLine="720"/>
        <w:jc w:val="both"/>
        <w:rPr>
          <w:sz w:val="28"/>
          <w:szCs w:val="28"/>
        </w:rPr>
      </w:pPr>
      <w:r>
        <w:rPr>
          <w:b/>
          <w:color w:val="0000FF"/>
          <w:sz w:val="28"/>
          <w:szCs w:val="28"/>
        </w:rPr>
        <w:t>B.</w:t>
      </w:r>
      <w:r>
        <w:rPr>
          <w:i/>
          <w:sz w:val="28"/>
          <w:szCs w:val="28"/>
        </w:rPr>
        <w:t>Ruou can</w:t>
      </w:r>
      <w:r>
        <w:rPr>
          <w:sz w:val="28"/>
          <w:szCs w:val="28"/>
        </w:rPr>
        <w:t xml:space="preserve"> is sold around the country.</w:t>
      </w:r>
    </w:p>
    <w:p w:rsidR="00175A28" w:rsidRDefault="00175A28" w:rsidP="008D1D00">
      <w:pPr>
        <w:spacing w:after="0" w:line="288" w:lineRule="auto"/>
        <w:ind w:firstLine="720"/>
        <w:jc w:val="both"/>
        <w:rPr>
          <w:sz w:val="28"/>
          <w:szCs w:val="28"/>
        </w:rPr>
      </w:pPr>
      <w:r>
        <w:rPr>
          <w:b/>
          <w:color w:val="0000FF"/>
          <w:sz w:val="28"/>
          <w:szCs w:val="28"/>
        </w:rPr>
        <w:t>C</w:t>
      </w:r>
      <w:r>
        <w:rPr>
          <w:sz w:val="28"/>
          <w:szCs w:val="28"/>
        </w:rPr>
        <w:t xml:space="preserve">. </w:t>
      </w:r>
      <w:r>
        <w:rPr>
          <w:i/>
          <w:sz w:val="28"/>
          <w:szCs w:val="28"/>
        </w:rPr>
        <w:t xml:space="preserve">Ruou can </w:t>
      </w:r>
      <w:r>
        <w:rPr>
          <w:sz w:val="28"/>
          <w:szCs w:val="28"/>
        </w:rPr>
        <w:t>is usually made in mountainous regions.</w:t>
      </w:r>
    </w:p>
    <w:p w:rsidR="00175A28" w:rsidRDefault="00175A28" w:rsidP="008D1D00">
      <w:pPr>
        <w:spacing w:after="0" w:line="288" w:lineRule="auto"/>
        <w:ind w:firstLine="720"/>
        <w:jc w:val="both"/>
        <w:rPr>
          <w:sz w:val="28"/>
          <w:szCs w:val="28"/>
        </w:rPr>
      </w:pPr>
      <w:r>
        <w:rPr>
          <w:b/>
          <w:color w:val="0000FF"/>
          <w:sz w:val="28"/>
          <w:szCs w:val="28"/>
        </w:rPr>
        <w:t>D</w:t>
      </w:r>
      <w:r>
        <w:rPr>
          <w:sz w:val="28"/>
          <w:szCs w:val="28"/>
        </w:rPr>
        <w:t xml:space="preserve">. Being served </w:t>
      </w:r>
      <w:r>
        <w:rPr>
          <w:i/>
          <w:sz w:val="28"/>
          <w:szCs w:val="28"/>
        </w:rPr>
        <w:t xml:space="preserve">ruou can </w:t>
      </w:r>
      <w:r>
        <w:rPr>
          <w:sz w:val="28"/>
          <w:szCs w:val="28"/>
        </w:rPr>
        <w:t>is an honour.</w:t>
      </w:r>
    </w:p>
    <w:p w:rsidR="00175A28" w:rsidRDefault="00175A28" w:rsidP="008D1D00">
      <w:pPr>
        <w:tabs>
          <w:tab w:val="left" w:pos="1289"/>
        </w:tabs>
        <w:spacing w:after="0" w:line="288" w:lineRule="auto"/>
        <w:jc w:val="both"/>
        <w:rPr>
          <w:sz w:val="28"/>
          <w:szCs w:val="28"/>
        </w:rPr>
      </w:pPr>
      <w:r>
        <w:rPr>
          <w:sz w:val="28"/>
          <w:szCs w:val="28"/>
        </w:rPr>
        <w:tab/>
      </w:r>
    </w:p>
    <w:p w:rsidR="00175A28" w:rsidRDefault="00175A28" w:rsidP="008D1D00">
      <w:pPr>
        <w:spacing w:after="0" w:line="288" w:lineRule="auto"/>
        <w:rPr>
          <w:b/>
          <w:color w:val="0000FF"/>
          <w:sz w:val="28"/>
          <w:szCs w:val="28"/>
        </w:rPr>
      </w:pPr>
      <w:r>
        <w:rPr>
          <w:b/>
          <w:color w:val="0000FF"/>
          <w:sz w:val="28"/>
          <w:szCs w:val="28"/>
        </w:rPr>
        <w:t>II. Read the text and then choose the best answer A, B, C or D.</w:t>
      </w:r>
    </w:p>
    <w:p w:rsidR="00175A28" w:rsidRDefault="00175A28" w:rsidP="008D1D00">
      <w:pPr>
        <w:spacing w:after="0" w:line="288" w:lineRule="auto"/>
        <w:ind w:firstLine="720"/>
        <w:jc w:val="both"/>
        <w:rPr>
          <w:sz w:val="28"/>
          <w:szCs w:val="28"/>
        </w:rPr>
      </w:pPr>
      <w:r>
        <w:rPr>
          <w:sz w:val="28"/>
          <w:szCs w:val="28"/>
        </w:rPr>
        <w:t>In Viet Nam, a market is' a trading place, but many markets are not only about buying and selling things. They reflect the life of the community. A traditional market is a social gathering point for people of all ages and it is a new and exciting experience for children, a trading place for local craflsmen, and a chance for young people to meet. People go to the traditional market not only to buy and sell things but also to eat, drink, play games and socialize. For example, if you go to Sa Pa Market, it is the highlands in the north of Viet Nam, you can see people wear their nicest clothes and spend all day long at the market. They buy things, play the flute, dance and sing. This is also a time to meet, make friends or look for lovers. That is why this kind of gathering is also called “love market". Some other countryside market in the Mekong Delta are held on boats. Most of the goods are sold et a floating market. The most exciting time is in the early morning, When boats arrive</w:t>
      </w:r>
    </w:p>
    <w:p w:rsidR="00175A28" w:rsidRDefault="00175A28" w:rsidP="008D1D00">
      <w:pPr>
        <w:spacing w:after="0" w:line="288" w:lineRule="auto"/>
        <w:rPr>
          <w:sz w:val="28"/>
          <w:szCs w:val="28"/>
        </w:rPr>
      </w:pPr>
      <w:r>
        <w:rPr>
          <w:sz w:val="28"/>
          <w:szCs w:val="28"/>
        </w:rPr>
        <w:t>loaded up with agricultural products.</w:t>
      </w:r>
    </w:p>
    <w:p w:rsidR="00175A28" w:rsidRDefault="00175A28" w:rsidP="008D1D00">
      <w:pPr>
        <w:spacing w:after="0" w:line="288" w:lineRule="auto"/>
        <w:rPr>
          <w:sz w:val="28"/>
          <w:szCs w:val="28"/>
        </w:rPr>
      </w:pPr>
      <w:r>
        <w:rPr>
          <w:b/>
          <w:color w:val="0000FF"/>
          <w:sz w:val="28"/>
          <w:szCs w:val="28"/>
        </w:rPr>
        <w:t>1</w:t>
      </w:r>
      <w:r>
        <w:rPr>
          <w:sz w:val="28"/>
          <w:szCs w:val="28"/>
        </w:rPr>
        <w:t>. In Viet Nam, all markets are_______</w:t>
      </w:r>
    </w:p>
    <w:p w:rsidR="00175A28" w:rsidRDefault="00175A28" w:rsidP="008D1D00">
      <w:pPr>
        <w:spacing w:after="0" w:line="288" w:lineRule="auto"/>
        <w:ind w:firstLine="720"/>
        <w:rPr>
          <w:sz w:val="28"/>
          <w:szCs w:val="28"/>
        </w:rPr>
      </w:pPr>
      <w:r>
        <w:rPr>
          <w:b/>
          <w:color w:val="0000FF"/>
          <w:sz w:val="28"/>
          <w:szCs w:val="28"/>
        </w:rPr>
        <w:t>A</w:t>
      </w:r>
      <w:r>
        <w:rPr>
          <w:sz w:val="28"/>
          <w:szCs w:val="28"/>
        </w:rPr>
        <w:t>. only trading places</w:t>
      </w:r>
      <w:r>
        <w:rPr>
          <w:sz w:val="28"/>
          <w:szCs w:val="28"/>
        </w:rPr>
        <w:tab/>
      </w:r>
      <w:r>
        <w:rPr>
          <w:sz w:val="28"/>
          <w:szCs w:val="28"/>
        </w:rPr>
        <w:tab/>
      </w:r>
      <w:r>
        <w:rPr>
          <w:sz w:val="28"/>
          <w:szCs w:val="28"/>
        </w:rPr>
        <w:tab/>
      </w:r>
      <w:r>
        <w:rPr>
          <w:b/>
          <w:color w:val="0000FF"/>
          <w:sz w:val="28"/>
          <w:szCs w:val="28"/>
        </w:rPr>
        <w:t>B</w:t>
      </w:r>
      <w:r>
        <w:rPr>
          <w:sz w:val="28"/>
          <w:szCs w:val="28"/>
        </w:rPr>
        <w:t>. only about buying things</w:t>
      </w:r>
    </w:p>
    <w:p w:rsidR="00175A28" w:rsidRDefault="00175A28" w:rsidP="008D1D00">
      <w:pPr>
        <w:spacing w:after="0" w:line="288" w:lineRule="auto"/>
        <w:ind w:firstLine="720"/>
        <w:rPr>
          <w:sz w:val="28"/>
          <w:szCs w:val="28"/>
        </w:rPr>
      </w:pPr>
      <w:r>
        <w:rPr>
          <w:b/>
          <w:color w:val="0000FF"/>
          <w:sz w:val="28"/>
          <w:szCs w:val="28"/>
        </w:rPr>
        <w:t>C</w:t>
      </w:r>
      <w:r>
        <w:rPr>
          <w:sz w:val="28"/>
          <w:szCs w:val="28"/>
        </w:rPr>
        <w:t>. only about selling things</w:t>
      </w:r>
      <w:r>
        <w:rPr>
          <w:sz w:val="28"/>
          <w:szCs w:val="28"/>
        </w:rPr>
        <w:tab/>
      </w:r>
      <w:r>
        <w:rPr>
          <w:sz w:val="28"/>
          <w:szCs w:val="28"/>
        </w:rPr>
        <w:tab/>
      </w:r>
      <w:r>
        <w:rPr>
          <w:b/>
          <w:color w:val="0000FF"/>
          <w:sz w:val="28"/>
          <w:szCs w:val="28"/>
        </w:rPr>
        <w:t>D</w:t>
      </w:r>
      <w:r>
        <w:rPr>
          <w:sz w:val="28"/>
          <w:szCs w:val="28"/>
        </w:rPr>
        <w:t xml:space="preserve">. not only about buying and selling things </w:t>
      </w:r>
    </w:p>
    <w:p w:rsidR="00175A28" w:rsidRDefault="00175A28" w:rsidP="008D1D00">
      <w:pPr>
        <w:spacing w:after="0" w:line="288" w:lineRule="auto"/>
        <w:rPr>
          <w:sz w:val="28"/>
          <w:szCs w:val="28"/>
        </w:rPr>
      </w:pPr>
      <w:r>
        <w:rPr>
          <w:b/>
          <w:color w:val="0000FF"/>
          <w:sz w:val="28"/>
          <w:szCs w:val="28"/>
        </w:rPr>
        <w:t>2</w:t>
      </w:r>
      <w:r>
        <w:rPr>
          <w:sz w:val="28"/>
          <w:szCs w:val="28"/>
        </w:rPr>
        <w:t>. A traditional market is a social gathering point for ________</w:t>
      </w:r>
    </w:p>
    <w:p w:rsidR="00175A28" w:rsidRDefault="00175A28" w:rsidP="008D1D00">
      <w:pPr>
        <w:spacing w:after="0" w:line="288" w:lineRule="auto"/>
        <w:ind w:firstLine="720"/>
        <w:rPr>
          <w:sz w:val="28"/>
          <w:szCs w:val="28"/>
        </w:rPr>
      </w:pPr>
      <w:r>
        <w:rPr>
          <w:b/>
          <w:color w:val="0000FF"/>
          <w:sz w:val="28"/>
          <w:szCs w:val="28"/>
        </w:rPr>
        <w:t>A</w:t>
      </w:r>
      <w:r>
        <w:rPr>
          <w:sz w:val="28"/>
          <w:szCs w:val="28"/>
        </w:rPr>
        <w:t>. young people</w:t>
      </w:r>
      <w:r>
        <w:rPr>
          <w:sz w:val="28"/>
          <w:szCs w:val="28"/>
        </w:rPr>
        <w:tab/>
      </w:r>
      <w:r>
        <w:rPr>
          <w:sz w:val="28"/>
          <w:szCs w:val="28"/>
        </w:rPr>
        <w:tab/>
      </w:r>
      <w:r>
        <w:rPr>
          <w:sz w:val="28"/>
          <w:szCs w:val="28"/>
        </w:rPr>
        <w:tab/>
      </w:r>
      <w:r>
        <w:rPr>
          <w:sz w:val="28"/>
          <w:szCs w:val="28"/>
        </w:rPr>
        <w:tab/>
      </w:r>
      <w:r>
        <w:rPr>
          <w:b/>
          <w:color w:val="0000FF"/>
          <w:sz w:val="28"/>
          <w:szCs w:val="28"/>
        </w:rPr>
        <w:t>B</w:t>
      </w:r>
      <w:r>
        <w:rPr>
          <w:sz w:val="28"/>
          <w:szCs w:val="28"/>
        </w:rPr>
        <w:t>. people of all ages</w:t>
      </w:r>
    </w:p>
    <w:p w:rsidR="00175A28" w:rsidRDefault="00175A28" w:rsidP="008D1D00">
      <w:pPr>
        <w:spacing w:after="0" w:line="288" w:lineRule="auto"/>
        <w:ind w:firstLine="720"/>
        <w:rPr>
          <w:sz w:val="28"/>
          <w:szCs w:val="28"/>
        </w:rPr>
      </w:pPr>
      <w:r>
        <w:rPr>
          <w:b/>
          <w:color w:val="0000FF"/>
          <w:sz w:val="28"/>
          <w:szCs w:val="28"/>
        </w:rPr>
        <w:t>C</w:t>
      </w:r>
      <w:r>
        <w:rPr>
          <w:sz w:val="28"/>
          <w:szCs w:val="28"/>
        </w:rPr>
        <w:t>. local craftsmen</w:t>
      </w:r>
      <w:r>
        <w:rPr>
          <w:sz w:val="28"/>
          <w:szCs w:val="28"/>
        </w:rPr>
        <w:tab/>
      </w:r>
      <w:r>
        <w:rPr>
          <w:sz w:val="28"/>
          <w:szCs w:val="28"/>
        </w:rPr>
        <w:tab/>
      </w:r>
      <w:r>
        <w:rPr>
          <w:sz w:val="28"/>
          <w:szCs w:val="28"/>
        </w:rPr>
        <w:tab/>
      </w:r>
      <w:r>
        <w:rPr>
          <w:sz w:val="28"/>
          <w:szCs w:val="28"/>
        </w:rPr>
        <w:tab/>
      </w:r>
      <w:r>
        <w:rPr>
          <w:b/>
          <w:color w:val="0000FF"/>
          <w:sz w:val="28"/>
          <w:szCs w:val="28"/>
        </w:rPr>
        <w:t>D</w:t>
      </w:r>
      <w:r>
        <w:rPr>
          <w:sz w:val="28"/>
          <w:szCs w:val="28"/>
        </w:rPr>
        <w:t xml:space="preserve">. children </w:t>
      </w:r>
    </w:p>
    <w:p w:rsidR="00175A28" w:rsidRDefault="00175A28" w:rsidP="008D1D00">
      <w:pPr>
        <w:spacing w:after="0" w:line="288" w:lineRule="auto"/>
        <w:rPr>
          <w:sz w:val="28"/>
          <w:szCs w:val="28"/>
        </w:rPr>
      </w:pPr>
      <w:r>
        <w:rPr>
          <w:b/>
          <w:color w:val="0000FF"/>
          <w:sz w:val="28"/>
          <w:szCs w:val="28"/>
        </w:rPr>
        <w:t>3</w:t>
      </w:r>
      <w:r>
        <w:rPr>
          <w:sz w:val="28"/>
          <w:szCs w:val="28"/>
        </w:rPr>
        <w:t xml:space="preserve">. What can people do at the traditional market? </w:t>
      </w:r>
    </w:p>
    <w:p w:rsidR="00175A28" w:rsidRDefault="00175A28" w:rsidP="008D1D00">
      <w:pPr>
        <w:spacing w:after="0" w:line="288" w:lineRule="auto"/>
        <w:ind w:firstLine="720"/>
        <w:rPr>
          <w:sz w:val="28"/>
          <w:szCs w:val="28"/>
        </w:rPr>
      </w:pPr>
      <w:r>
        <w:rPr>
          <w:b/>
          <w:color w:val="0000FF"/>
          <w:sz w:val="28"/>
          <w:szCs w:val="28"/>
        </w:rPr>
        <w:t>A</w:t>
      </w:r>
      <w:r>
        <w:rPr>
          <w:sz w:val="28"/>
          <w:szCs w:val="28"/>
        </w:rPr>
        <w:t>. Sell and buy things only.</w:t>
      </w:r>
    </w:p>
    <w:p w:rsidR="00175A28" w:rsidRDefault="00175A28" w:rsidP="008D1D00">
      <w:pPr>
        <w:spacing w:after="0" w:line="288" w:lineRule="auto"/>
        <w:ind w:firstLine="720"/>
        <w:rPr>
          <w:sz w:val="28"/>
          <w:szCs w:val="28"/>
        </w:rPr>
      </w:pPr>
      <w:r>
        <w:rPr>
          <w:b/>
          <w:color w:val="0000FF"/>
          <w:sz w:val="28"/>
          <w:szCs w:val="28"/>
        </w:rPr>
        <w:t>B</w:t>
      </w:r>
      <w:r>
        <w:rPr>
          <w:sz w:val="28"/>
          <w:szCs w:val="28"/>
        </w:rPr>
        <w:t xml:space="preserve">. Buy and sell things, eat, drink and play games. </w:t>
      </w:r>
    </w:p>
    <w:p w:rsidR="00175A28" w:rsidRDefault="00175A28" w:rsidP="008D1D00">
      <w:pPr>
        <w:spacing w:after="0" w:line="288" w:lineRule="auto"/>
        <w:ind w:firstLine="720"/>
        <w:rPr>
          <w:sz w:val="28"/>
          <w:szCs w:val="28"/>
        </w:rPr>
      </w:pPr>
      <w:r>
        <w:rPr>
          <w:b/>
          <w:color w:val="0000FF"/>
          <w:sz w:val="28"/>
          <w:szCs w:val="28"/>
        </w:rPr>
        <w:t>C</w:t>
      </w:r>
      <w:r>
        <w:rPr>
          <w:sz w:val="28"/>
          <w:szCs w:val="28"/>
        </w:rPr>
        <w:t>. Buy things and eat.</w:t>
      </w:r>
    </w:p>
    <w:p w:rsidR="00175A28" w:rsidRDefault="00175A28" w:rsidP="008D1D00">
      <w:pPr>
        <w:spacing w:after="0" w:line="288" w:lineRule="auto"/>
        <w:ind w:firstLine="720"/>
        <w:rPr>
          <w:sz w:val="28"/>
          <w:szCs w:val="28"/>
        </w:rPr>
      </w:pPr>
      <w:r>
        <w:rPr>
          <w:b/>
          <w:color w:val="0000FF"/>
          <w:sz w:val="28"/>
          <w:szCs w:val="28"/>
        </w:rPr>
        <w:t>D</w:t>
      </w:r>
      <w:r>
        <w:rPr>
          <w:sz w:val="28"/>
          <w:szCs w:val="28"/>
        </w:rPr>
        <w:t xml:space="preserve">. Buy and sell things, eat, drink, play games and socialize. </w:t>
      </w:r>
    </w:p>
    <w:p w:rsidR="00175A28" w:rsidRDefault="00175A28" w:rsidP="008D1D00">
      <w:pPr>
        <w:spacing w:after="0" w:line="288" w:lineRule="auto"/>
        <w:rPr>
          <w:sz w:val="28"/>
          <w:szCs w:val="28"/>
        </w:rPr>
      </w:pPr>
      <w:r>
        <w:rPr>
          <w:b/>
          <w:color w:val="0000FF"/>
          <w:sz w:val="28"/>
          <w:szCs w:val="28"/>
        </w:rPr>
        <w:t>4</w:t>
      </w:r>
      <w:r>
        <w:rPr>
          <w:sz w:val="28"/>
          <w:szCs w:val="28"/>
        </w:rPr>
        <w:t xml:space="preserve">. What do the ethnic people who go to Sa Pa Market do? </w:t>
      </w:r>
    </w:p>
    <w:p w:rsidR="00175A28" w:rsidRDefault="00175A28" w:rsidP="008D1D00">
      <w:pPr>
        <w:spacing w:after="0" w:line="288" w:lineRule="auto"/>
        <w:ind w:firstLine="720"/>
        <w:rPr>
          <w:sz w:val="28"/>
          <w:szCs w:val="28"/>
        </w:rPr>
      </w:pPr>
      <w:r>
        <w:rPr>
          <w:b/>
          <w:color w:val="0000FF"/>
          <w:sz w:val="28"/>
          <w:szCs w:val="28"/>
        </w:rPr>
        <w:t>A</w:t>
      </w:r>
      <w:r>
        <w:rPr>
          <w:sz w:val="28"/>
          <w:szCs w:val="28"/>
        </w:rPr>
        <w:t>. They wear their nicest clothes, buy things, play the flute, dance and sing</w:t>
      </w:r>
    </w:p>
    <w:p w:rsidR="00175A28" w:rsidRDefault="00175A28" w:rsidP="008D1D00">
      <w:pPr>
        <w:spacing w:after="0" w:line="288" w:lineRule="auto"/>
        <w:ind w:firstLine="720"/>
        <w:rPr>
          <w:sz w:val="28"/>
          <w:szCs w:val="28"/>
        </w:rPr>
      </w:pPr>
      <w:r>
        <w:rPr>
          <w:b/>
          <w:color w:val="0000FF"/>
          <w:sz w:val="28"/>
          <w:szCs w:val="28"/>
        </w:rPr>
        <w:t>B</w:t>
      </w:r>
      <w:r>
        <w:rPr>
          <w:sz w:val="28"/>
          <w:szCs w:val="28"/>
        </w:rPr>
        <w:t xml:space="preserve">. They ride on a horse and sing. </w:t>
      </w:r>
    </w:p>
    <w:p w:rsidR="00175A28" w:rsidRDefault="00175A28" w:rsidP="008D1D00">
      <w:pPr>
        <w:spacing w:after="0" w:line="288" w:lineRule="auto"/>
        <w:ind w:firstLine="720"/>
        <w:rPr>
          <w:sz w:val="28"/>
          <w:szCs w:val="28"/>
        </w:rPr>
      </w:pPr>
      <w:r>
        <w:rPr>
          <w:b/>
          <w:color w:val="0000FF"/>
          <w:sz w:val="28"/>
          <w:szCs w:val="28"/>
        </w:rPr>
        <w:t>C</w:t>
      </w:r>
      <w:r>
        <w:rPr>
          <w:sz w:val="28"/>
          <w:szCs w:val="28"/>
        </w:rPr>
        <w:t xml:space="preserve">. They drink a lot of wine and dance. </w:t>
      </w:r>
    </w:p>
    <w:p w:rsidR="00175A28" w:rsidRDefault="00175A28" w:rsidP="008D1D00">
      <w:pPr>
        <w:spacing w:after="0" w:line="288" w:lineRule="auto"/>
        <w:ind w:firstLine="720"/>
        <w:rPr>
          <w:sz w:val="28"/>
          <w:szCs w:val="28"/>
        </w:rPr>
      </w:pPr>
      <w:r>
        <w:rPr>
          <w:b/>
          <w:color w:val="0000FF"/>
          <w:sz w:val="28"/>
          <w:szCs w:val="28"/>
        </w:rPr>
        <w:t>D</w:t>
      </w:r>
      <w:r>
        <w:rPr>
          <w:sz w:val="28"/>
          <w:szCs w:val="28"/>
        </w:rPr>
        <w:t xml:space="preserve">. They buy the nicest clothes at the market and look for lovers. </w:t>
      </w:r>
    </w:p>
    <w:p w:rsidR="00175A28" w:rsidRDefault="00175A28" w:rsidP="008D1D00">
      <w:pPr>
        <w:spacing w:after="0" w:line="288" w:lineRule="auto"/>
        <w:rPr>
          <w:sz w:val="28"/>
          <w:szCs w:val="28"/>
        </w:rPr>
      </w:pPr>
      <w:r>
        <w:rPr>
          <w:b/>
          <w:color w:val="0000FF"/>
          <w:sz w:val="28"/>
          <w:szCs w:val="28"/>
        </w:rPr>
        <w:t>5</w:t>
      </w:r>
      <w:r>
        <w:rPr>
          <w:sz w:val="28"/>
          <w:szCs w:val="28"/>
        </w:rPr>
        <w:t xml:space="preserve">. Some of the markets in the Mekong Delta are held _____ are called floating markets. </w:t>
      </w:r>
    </w:p>
    <w:p w:rsidR="00175A28" w:rsidRDefault="00175A28" w:rsidP="008D1D00">
      <w:pPr>
        <w:spacing w:after="0" w:line="288" w:lineRule="auto"/>
        <w:ind w:firstLine="720"/>
        <w:rPr>
          <w:sz w:val="28"/>
          <w:szCs w:val="28"/>
        </w:rPr>
      </w:pPr>
      <w:r>
        <w:rPr>
          <w:b/>
          <w:color w:val="0000FF"/>
          <w:sz w:val="28"/>
          <w:szCs w:val="28"/>
        </w:rPr>
        <w:t>A</w:t>
      </w:r>
      <w:r>
        <w:rPr>
          <w:sz w:val="28"/>
          <w:szCs w:val="28"/>
        </w:rPr>
        <w:t xml:space="preserve">. along the roads </w:t>
      </w:r>
      <w:r>
        <w:rPr>
          <w:sz w:val="28"/>
          <w:szCs w:val="28"/>
        </w:rPr>
        <w:tab/>
      </w:r>
      <w:r>
        <w:rPr>
          <w:sz w:val="28"/>
          <w:szCs w:val="28"/>
        </w:rPr>
        <w:tab/>
      </w:r>
      <w:r>
        <w:rPr>
          <w:sz w:val="28"/>
          <w:szCs w:val="28"/>
        </w:rPr>
        <w:tab/>
      </w:r>
      <w:r>
        <w:rPr>
          <w:sz w:val="28"/>
          <w:szCs w:val="28"/>
        </w:rPr>
        <w:tab/>
      </w:r>
      <w:r>
        <w:rPr>
          <w:b/>
          <w:color w:val="0000FF"/>
          <w:sz w:val="28"/>
          <w:szCs w:val="28"/>
        </w:rPr>
        <w:t>B.</w:t>
      </w:r>
      <w:r>
        <w:rPr>
          <w:sz w:val="28"/>
          <w:szCs w:val="28"/>
        </w:rPr>
        <w:t xml:space="preserve"> on the paddy fields </w:t>
      </w:r>
    </w:p>
    <w:p w:rsidR="00175A28" w:rsidRDefault="00175A28" w:rsidP="008D1D00">
      <w:pPr>
        <w:spacing w:after="0" w:line="288" w:lineRule="auto"/>
        <w:ind w:firstLine="720"/>
        <w:rPr>
          <w:sz w:val="28"/>
          <w:szCs w:val="28"/>
        </w:rPr>
      </w:pPr>
      <w:r>
        <w:rPr>
          <w:b/>
          <w:color w:val="0000FF"/>
          <w:sz w:val="28"/>
          <w:szCs w:val="28"/>
        </w:rPr>
        <w:t>C</w:t>
      </w:r>
      <w:r>
        <w:rPr>
          <w:sz w:val="28"/>
          <w:szCs w:val="28"/>
        </w:rPr>
        <w:t xml:space="preserve">. on boats </w:t>
      </w:r>
      <w:r>
        <w:rPr>
          <w:sz w:val="28"/>
          <w:szCs w:val="28"/>
        </w:rPr>
        <w:tab/>
      </w:r>
      <w:r>
        <w:rPr>
          <w:sz w:val="28"/>
          <w:szCs w:val="28"/>
        </w:rPr>
        <w:tab/>
      </w:r>
      <w:r>
        <w:rPr>
          <w:sz w:val="28"/>
          <w:szCs w:val="28"/>
        </w:rPr>
        <w:tab/>
      </w:r>
      <w:r>
        <w:rPr>
          <w:sz w:val="28"/>
          <w:szCs w:val="28"/>
        </w:rPr>
        <w:tab/>
      </w:r>
      <w:r>
        <w:rPr>
          <w:sz w:val="28"/>
          <w:szCs w:val="28"/>
        </w:rPr>
        <w:tab/>
      </w:r>
      <w:r>
        <w:rPr>
          <w:b/>
          <w:color w:val="0000FF"/>
          <w:sz w:val="28"/>
          <w:szCs w:val="28"/>
        </w:rPr>
        <w:t>D</w:t>
      </w:r>
      <w:r>
        <w:rPr>
          <w:sz w:val="28"/>
          <w:szCs w:val="28"/>
        </w:rPr>
        <w:t>. in the morning</w:t>
      </w:r>
    </w:p>
    <w:p w:rsidR="00175A28" w:rsidRDefault="00175A28" w:rsidP="008D1D00">
      <w:pPr>
        <w:spacing w:after="0" w:line="288" w:lineRule="auto"/>
        <w:rPr>
          <w:b/>
          <w:color w:val="0000FF"/>
          <w:sz w:val="28"/>
          <w:szCs w:val="28"/>
        </w:rPr>
      </w:pPr>
      <w:r>
        <w:rPr>
          <w:b/>
          <w:color w:val="0000FF"/>
          <w:sz w:val="28"/>
          <w:szCs w:val="28"/>
        </w:rPr>
        <w:t>III. Read the conversation and answer the questions.</w:t>
      </w:r>
    </w:p>
    <w:p w:rsidR="00175A28" w:rsidRDefault="00175A28" w:rsidP="008D1D00">
      <w:pPr>
        <w:spacing w:after="0" w:line="288" w:lineRule="auto"/>
        <w:ind w:left="284"/>
        <w:rPr>
          <w:sz w:val="28"/>
          <w:szCs w:val="28"/>
        </w:rPr>
      </w:pPr>
      <w:r>
        <w:rPr>
          <w:b/>
          <w:color w:val="0000FF"/>
          <w:sz w:val="28"/>
          <w:szCs w:val="28"/>
        </w:rPr>
        <w:t>Mary</w:t>
      </w:r>
      <w:r>
        <w:rPr>
          <w:sz w:val="28"/>
          <w:szCs w:val="28"/>
        </w:rPr>
        <w:t>: Hi, Hoa</w:t>
      </w:r>
    </w:p>
    <w:p w:rsidR="00175A28" w:rsidRDefault="00175A28" w:rsidP="008D1D00">
      <w:pPr>
        <w:spacing w:after="0" w:line="288" w:lineRule="auto"/>
        <w:ind w:left="284"/>
        <w:rPr>
          <w:sz w:val="28"/>
          <w:szCs w:val="28"/>
        </w:rPr>
      </w:pPr>
      <w:r>
        <w:rPr>
          <w:b/>
          <w:color w:val="0000FF"/>
          <w:sz w:val="28"/>
          <w:szCs w:val="28"/>
        </w:rPr>
        <w:t>Hoa</w:t>
      </w:r>
      <w:r>
        <w:rPr>
          <w:sz w:val="28"/>
          <w:szCs w:val="28"/>
        </w:rPr>
        <w:t xml:space="preserve">: ‘Hi, Mary. </w:t>
      </w:r>
    </w:p>
    <w:p w:rsidR="00175A28" w:rsidRDefault="00175A28" w:rsidP="008D1D00">
      <w:pPr>
        <w:spacing w:after="0" w:line="288" w:lineRule="auto"/>
        <w:ind w:left="284"/>
        <w:rPr>
          <w:sz w:val="28"/>
          <w:szCs w:val="28"/>
        </w:rPr>
      </w:pPr>
      <w:r>
        <w:rPr>
          <w:b/>
          <w:color w:val="0000FF"/>
          <w:sz w:val="28"/>
          <w:szCs w:val="28"/>
        </w:rPr>
        <w:t>Mary</w:t>
      </w:r>
      <w:r>
        <w:rPr>
          <w:sz w:val="28"/>
          <w:szCs w:val="28"/>
        </w:rPr>
        <w:t>: Where did you go last Sunday, Hoa?</w:t>
      </w:r>
    </w:p>
    <w:p w:rsidR="00175A28" w:rsidRDefault="00175A28" w:rsidP="008D1D00">
      <w:pPr>
        <w:spacing w:after="0" w:line="288" w:lineRule="auto"/>
        <w:ind w:left="284"/>
        <w:rPr>
          <w:sz w:val="28"/>
          <w:szCs w:val="28"/>
        </w:rPr>
      </w:pPr>
      <w:r>
        <w:rPr>
          <w:b/>
          <w:color w:val="0000FF"/>
          <w:sz w:val="28"/>
          <w:szCs w:val="28"/>
        </w:rPr>
        <w:t>Hoa</w:t>
      </w:r>
      <w:r>
        <w:rPr>
          <w:sz w:val="28"/>
          <w:szCs w:val="28"/>
        </w:rPr>
        <w:t>: I went to Sa, Pa with my family.</w:t>
      </w:r>
    </w:p>
    <w:p w:rsidR="00175A28" w:rsidRDefault="00175A28" w:rsidP="008D1D00">
      <w:pPr>
        <w:spacing w:after="0" w:line="288" w:lineRule="auto"/>
        <w:ind w:left="284"/>
        <w:rPr>
          <w:sz w:val="28"/>
          <w:szCs w:val="28"/>
        </w:rPr>
      </w:pPr>
      <w:r>
        <w:rPr>
          <w:b/>
          <w:color w:val="0000FF"/>
          <w:sz w:val="28"/>
          <w:szCs w:val="28"/>
        </w:rPr>
        <w:t>Mary</w:t>
      </w:r>
      <w:r>
        <w:rPr>
          <w:sz w:val="28"/>
          <w:szCs w:val="28"/>
        </w:rPr>
        <w:t>: Really? Where is it?</w:t>
      </w:r>
    </w:p>
    <w:p w:rsidR="00175A28" w:rsidRDefault="00175A28" w:rsidP="008D1D00">
      <w:pPr>
        <w:spacing w:after="0" w:line="288" w:lineRule="auto"/>
        <w:ind w:left="284"/>
        <w:rPr>
          <w:sz w:val="28"/>
          <w:szCs w:val="28"/>
        </w:rPr>
      </w:pPr>
      <w:r>
        <w:rPr>
          <w:b/>
          <w:color w:val="0000FF"/>
          <w:sz w:val="28"/>
          <w:szCs w:val="28"/>
        </w:rPr>
        <w:t>Hoa</w:t>
      </w:r>
      <w:r>
        <w:rPr>
          <w:sz w:val="28"/>
          <w:szCs w:val="28"/>
        </w:rPr>
        <w:t>: It’s in Lao Cai. Province, it’s in the north of Viet Nam.</w:t>
      </w:r>
    </w:p>
    <w:p w:rsidR="00175A28" w:rsidRDefault="00175A28" w:rsidP="008D1D00">
      <w:pPr>
        <w:spacing w:after="0" w:line="288" w:lineRule="auto"/>
        <w:ind w:left="284"/>
        <w:rPr>
          <w:sz w:val="28"/>
          <w:szCs w:val="28"/>
        </w:rPr>
      </w:pPr>
      <w:r>
        <w:rPr>
          <w:b/>
          <w:color w:val="0000FF"/>
          <w:sz w:val="28"/>
          <w:szCs w:val="28"/>
        </w:rPr>
        <w:t>Mary</w:t>
      </w:r>
      <w:r>
        <w:rPr>
          <w:sz w:val="28"/>
          <w:szCs w:val="28"/>
        </w:rPr>
        <w:t>: How did you go there?</w:t>
      </w:r>
    </w:p>
    <w:p w:rsidR="00175A28" w:rsidRDefault="00175A28" w:rsidP="008D1D00">
      <w:pPr>
        <w:spacing w:after="0" w:line="288" w:lineRule="auto"/>
        <w:ind w:left="284"/>
        <w:rPr>
          <w:sz w:val="28"/>
          <w:szCs w:val="28"/>
        </w:rPr>
      </w:pPr>
      <w:r>
        <w:rPr>
          <w:b/>
          <w:color w:val="0000FF"/>
          <w:sz w:val="28"/>
          <w:szCs w:val="28"/>
        </w:rPr>
        <w:t>Hoa</w:t>
      </w:r>
      <w:r>
        <w:rPr>
          <w:sz w:val="28"/>
          <w:szCs w:val="28"/>
        </w:rPr>
        <w:t>: We went by car. It took us only 3 hours to get there. We went by new road from Ha Noi to Lao Cai. It’s really good road.</w:t>
      </w:r>
    </w:p>
    <w:p w:rsidR="00175A28" w:rsidRDefault="00175A28" w:rsidP="008D1D00">
      <w:pPr>
        <w:spacing w:after="0" w:line="288" w:lineRule="auto"/>
        <w:ind w:left="284"/>
        <w:rPr>
          <w:sz w:val="28"/>
          <w:szCs w:val="28"/>
        </w:rPr>
      </w:pPr>
      <w:r>
        <w:rPr>
          <w:b/>
          <w:color w:val="0000FF"/>
          <w:sz w:val="28"/>
          <w:szCs w:val="28"/>
        </w:rPr>
        <w:t>Mary</w:t>
      </w:r>
      <w:r>
        <w:rPr>
          <w:sz w:val="28"/>
          <w:szCs w:val="28"/>
        </w:rPr>
        <w:t>: What did you do there?</w:t>
      </w:r>
    </w:p>
    <w:p w:rsidR="00175A28" w:rsidRDefault="00175A28" w:rsidP="008D1D00">
      <w:pPr>
        <w:spacing w:after="0" w:line="288" w:lineRule="auto"/>
        <w:ind w:left="284"/>
        <w:jc w:val="both"/>
        <w:rPr>
          <w:sz w:val="28"/>
          <w:szCs w:val="28"/>
        </w:rPr>
      </w:pPr>
      <w:r>
        <w:rPr>
          <w:b/>
          <w:color w:val="0000FF"/>
          <w:sz w:val="28"/>
          <w:szCs w:val="28"/>
        </w:rPr>
        <w:t>Ho</w:t>
      </w:r>
      <w:r>
        <w:rPr>
          <w:sz w:val="28"/>
          <w:szCs w:val="28"/>
        </w:rPr>
        <w:t>a: We visited the villages where the minority people live, the beautiful scenery there and at last we visited Sa Pa Market.</w:t>
      </w:r>
    </w:p>
    <w:p w:rsidR="00175A28" w:rsidRDefault="00175A28" w:rsidP="008D1D00">
      <w:pPr>
        <w:spacing w:after="0" w:line="288" w:lineRule="auto"/>
        <w:ind w:left="284"/>
        <w:rPr>
          <w:sz w:val="28"/>
          <w:szCs w:val="28"/>
        </w:rPr>
      </w:pPr>
      <w:r>
        <w:rPr>
          <w:b/>
          <w:color w:val="0000FF"/>
          <w:sz w:val="28"/>
          <w:szCs w:val="28"/>
        </w:rPr>
        <w:t>Mary</w:t>
      </w:r>
      <w:r>
        <w:rPr>
          <w:sz w:val="28"/>
          <w:szCs w:val="28"/>
        </w:rPr>
        <w:t xml:space="preserve">: What is the market like? </w:t>
      </w:r>
    </w:p>
    <w:p w:rsidR="00175A28" w:rsidRDefault="00175A28" w:rsidP="008D1D00">
      <w:pPr>
        <w:spacing w:after="0" w:line="288" w:lineRule="auto"/>
        <w:ind w:left="284"/>
        <w:jc w:val="both"/>
        <w:rPr>
          <w:sz w:val="28"/>
          <w:szCs w:val="28"/>
        </w:rPr>
      </w:pPr>
      <w:r>
        <w:rPr>
          <w:b/>
          <w:color w:val="0000FF"/>
          <w:sz w:val="28"/>
          <w:szCs w:val="28"/>
        </w:rPr>
        <w:t>Hoa</w:t>
      </w:r>
      <w:r>
        <w:rPr>
          <w:sz w:val="28"/>
          <w:szCs w:val="28"/>
        </w:rPr>
        <w:t>: , Oh, it is an open-air market. Local people in colourful clothing are smiling as they sell their local products. The goods there are diverse.</w:t>
      </w:r>
    </w:p>
    <w:p w:rsidR="00175A28" w:rsidRDefault="00175A28" w:rsidP="008D1D00">
      <w:pPr>
        <w:spacing w:after="0" w:line="288" w:lineRule="auto"/>
        <w:ind w:left="284"/>
        <w:rPr>
          <w:sz w:val="28"/>
          <w:szCs w:val="28"/>
        </w:rPr>
      </w:pPr>
      <w:r>
        <w:rPr>
          <w:b/>
          <w:color w:val="0000FF"/>
          <w:sz w:val="28"/>
          <w:szCs w:val="28"/>
        </w:rPr>
        <w:t>Mary:</w:t>
      </w:r>
      <w:r>
        <w:rPr>
          <w:sz w:val="28"/>
          <w:szCs w:val="28"/>
        </w:rPr>
        <w:t xml:space="preserve"> That sounds really interesting.</w:t>
      </w:r>
    </w:p>
    <w:p w:rsidR="00175A28" w:rsidRDefault="00175A28" w:rsidP="008D1D00">
      <w:pPr>
        <w:spacing w:after="0" w:line="288" w:lineRule="auto"/>
        <w:ind w:left="284"/>
        <w:rPr>
          <w:sz w:val="28"/>
          <w:szCs w:val="28"/>
        </w:rPr>
      </w:pPr>
      <w:r>
        <w:rPr>
          <w:b/>
          <w:color w:val="0000FF"/>
          <w:sz w:val="28"/>
          <w:szCs w:val="28"/>
        </w:rPr>
        <w:t>Hoa</w:t>
      </w:r>
      <w:r>
        <w:rPr>
          <w:sz w:val="28"/>
          <w:szCs w:val="28"/>
        </w:rPr>
        <w:t>: You can also buy a nice costume of the ethnic group.</w:t>
      </w:r>
    </w:p>
    <w:p w:rsidR="00175A28" w:rsidRDefault="00175A28" w:rsidP="008D1D00">
      <w:pPr>
        <w:spacing w:after="0" w:line="288" w:lineRule="auto"/>
        <w:ind w:left="284"/>
        <w:rPr>
          <w:sz w:val="28"/>
          <w:szCs w:val="28"/>
        </w:rPr>
      </w:pPr>
      <w:r>
        <w:rPr>
          <w:b/>
          <w:color w:val="0000FF"/>
          <w:sz w:val="28"/>
          <w:szCs w:val="28"/>
        </w:rPr>
        <w:t>Mary</w:t>
      </w:r>
      <w:r>
        <w:rPr>
          <w:sz w:val="28"/>
          <w:szCs w:val="28"/>
        </w:rPr>
        <w:t>: I’d like to go there one day.</w:t>
      </w:r>
    </w:p>
    <w:p w:rsidR="00175A28" w:rsidRDefault="00175A28" w:rsidP="008D1D00">
      <w:pPr>
        <w:spacing w:after="0" w:line="288" w:lineRule="auto"/>
        <w:rPr>
          <w:b/>
          <w:color w:val="0000FF"/>
          <w:sz w:val="28"/>
          <w:szCs w:val="28"/>
        </w:rPr>
      </w:pPr>
      <w:r>
        <w:rPr>
          <w:b/>
          <w:color w:val="0000FF"/>
          <w:sz w:val="28"/>
          <w:szCs w:val="28"/>
        </w:rPr>
        <w:t>Questions:</w:t>
      </w:r>
    </w:p>
    <w:p w:rsidR="00175A28" w:rsidRDefault="00175A28" w:rsidP="008D1D00">
      <w:pPr>
        <w:pStyle w:val="ListParagraph"/>
        <w:numPr>
          <w:ilvl w:val="0"/>
          <w:numId w:val="16"/>
        </w:numPr>
        <w:spacing w:after="0" w:line="288" w:lineRule="auto"/>
        <w:rPr>
          <w:sz w:val="28"/>
          <w:szCs w:val="28"/>
        </w:rPr>
      </w:pPr>
      <w:r>
        <w:rPr>
          <w:sz w:val="28"/>
          <w:szCs w:val="28"/>
        </w:rPr>
        <w:t>Where did Hoa go last Sunday?</w:t>
      </w:r>
    </w:p>
    <w:p w:rsidR="00175A28" w:rsidRDefault="00175A28" w:rsidP="008D1D00">
      <w:pPr>
        <w:pStyle w:val="ListParagraph"/>
        <w:spacing w:after="0" w:line="288" w:lineRule="auto"/>
        <w:ind w:left="644"/>
        <w:rPr>
          <w:sz w:val="28"/>
          <w:szCs w:val="28"/>
        </w:rPr>
      </w:pPr>
      <w:r>
        <w:rPr>
          <w:sz w:val="28"/>
          <w:szCs w:val="28"/>
        </w:rPr>
        <w:t>_______________________________________________________________</w:t>
      </w:r>
    </w:p>
    <w:p w:rsidR="00175A28" w:rsidRDefault="00175A28" w:rsidP="008D1D00">
      <w:pPr>
        <w:pStyle w:val="ListParagraph"/>
        <w:numPr>
          <w:ilvl w:val="0"/>
          <w:numId w:val="16"/>
        </w:numPr>
        <w:spacing w:after="0" w:line="288" w:lineRule="auto"/>
        <w:rPr>
          <w:sz w:val="28"/>
          <w:szCs w:val="28"/>
        </w:rPr>
      </w:pPr>
      <w:r>
        <w:rPr>
          <w:sz w:val="28"/>
          <w:szCs w:val="28"/>
        </w:rPr>
        <w:t>How long does it take Hoa to go to Lao Cai by car?</w:t>
      </w:r>
    </w:p>
    <w:p w:rsidR="00175A28" w:rsidRDefault="00175A28" w:rsidP="008D1D00">
      <w:pPr>
        <w:spacing w:after="0" w:line="288" w:lineRule="auto"/>
        <w:ind w:left="284" w:firstLine="360"/>
        <w:rPr>
          <w:sz w:val="28"/>
          <w:szCs w:val="28"/>
        </w:rPr>
      </w:pPr>
      <w:r>
        <w:rPr>
          <w:sz w:val="28"/>
          <w:szCs w:val="28"/>
        </w:rPr>
        <w:t>_______________________________________________________________</w:t>
      </w:r>
    </w:p>
    <w:p w:rsidR="00175A28" w:rsidRDefault="00175A28" w:rsidP="008D1D00">
      <w:pPr>
        <w:pStyle w:val="ListParagraph"/>
        <w:numPr>
          <w:ilvl w:val="0"/>
          <w:numId w:val="16"/>
        </w:numPr>
        <w:spacing w:after="0" w:line="288" w:lineRule="auto"/>
        <w:rPr>
          <w:sz w:val="28"/>
          <w:szCs w:val="28"/>
        </w:rPr>
      </w:pPr>
      <w:r>
        <w:rPr>
          <w:sz w:val="28"/>
          <w:szCs w:val="28"/>
        </w:rPr>
        <w:t>What did Hoa do in Sa Pa?</w:t>
      </w:r>
    </w:p>
    <w:p w:rsidR="00175A28" w:rsidRDefault="00175A28" w:rsidP="008D1D00">
      <w:pPr>
        <w:pStyle w:val="ListParagraph"/>
        <w:spacing w:after="0" w:line="288" w:lineRule="auto"/>
        <w:ind w:left="644"/>
        <w:rPr>
          <w:sz w:val="28"/>
          <w:szCs w:val="28"/>
        </w:rPr>
      </w:pPr>
      <w:r>
        <w:rPr>
          <w:sz w:val="28"/>
          <w:szCs w:val="28"/>
        </w:rPr>
        <w:t>_______________________________________________________________</w:t>
      </w:r>
    </w:p>
    <w:p w:rsidR="00175A28" w:rsidRDefault="00175A28" w:rsidP="008D1D00">
      <w:pPr>
        <w:pStyle w:val="ListParagraph"/>
        <w:numPr>
          <w:ilvl w:val="0"/>
          <w:numId w:val="16"/>
        </w:numPr>
        <w:spacing w:after="0" w:line="288" w:lineRule="auto"/>
        <w:rPr>
          <w:sz w:val="28"/>
          <w:szCs w:val="28"/>
        </w:rPr>
      </w:pPr>
      <w:r>
        <w:rPr>
          <w:sz w:val="28"/>
          <w:szCs w:val="28"/>
        </w:rPr>
        <w:t>What can people buy at Sa Pa Market?</w:t>
      </w:r>
    </w:p>
    <w:p w:rsidR="00175A28" w:rsidRDefault="00175A28" w:rsidP="008D1D00">
      <w:pPr>
        <w:pStyle w:val="ListParagraph"/>
        <w:spacing w:after="0" w:line="288" w:lineRule="auto"/>
        <w:ind w:left="644"/>
        <w:rPr>
          <w:sz w:val="28"/>
          <w:szCs w:val="28"/>
        </w:rPr>
      </w:pPr>
      <w:r>
        <w:rPr>
          <w:sz w:val="28"/>
          <w:szCs w:val="28"/>
        </w:rPr>
        <w:t>_______________________________________________________________</w:t>
      </w:r>
    </w:p>
    <w:p w:rsidR="00175A28" w:rsidRDefault="00175A28" w:rsidP="008D1D00">
      <w:pPr>
        <w:pStyle w:val="ListParagraph"/>
        <w:numPr>
          <w:ilvl w:val="0"/>
          <w:numId w:val="16"/>
        </w:numPr>
        <w:spacing w:after="0" w:line="288" w:lineRule="auto"/>
        <w:rPr>
          <w:sz w:val="28"/>
          <w:szCs w:val="28"/>
        </w:rPr>
      </w:pPr>
      <w:r>
        <w:rPr>
          <w:sz w:val="28"/>
          <w:szCs w:val="28"/>
        </w:rPr>
        <w:t>When would Mary like to go there?</w:t>
      </w:r>
    </w:p>
    <w:p w:rsidR="00175A28" w:rsidRDefault="00175A28" w:rsidP="008D1D00">
      <w:pPr>
        <w:pStyle w:val="ListParagraph"/>
        <w:spacing w:after="0" w:line="288" w:lineRule="auto"/>
        <w:ind w:left="644"/>
        <w:rPr>
          <w:sz w:val="28"/>
          <w:szCs w:val="28"/>
        </w:rPr>
      </w:pPr>
      <w:r>
        <w:rPr>
          <w:sz w:val="28"/>
          <w:szCs w:val="28"/>
        </w:rPr>
        <w:t>_______________________________________________________________</w:t>
      </w:r>
    </w:p>
    <w:p w:rsidR="00175A28" w:rsidRDefault="00175A28" w:rsidP="008D1D00">
      <w:pPr>
        <w:spacing w:after="0" w:line="288" w:lineRule="auto"/>
        <w:rPr>
          <w:sz w:val="28"/>
          <w:szCs w:val="28"/>
        </w:rPr>
      </w:pPr>
    </w:p>
    <w:p w:rsidR="005E35B0" w:rsidRDefault="008D1D00" w:rsidP="008D1D00">
      <w:pPr>
        <w:spacing w:after="0" w:line="288" w:lineRule="auto"/>
        <w:rPr>
          <w:b/>
          <w:color w:val="FF0000"/>
          <w:sz w:val="28"/>
          <w:szCs w:val="28"/>
        </w:rPr>
      </w:pPr>
      <w:r>
        <w:rPr>
          <w:rFonts w:ascii="Calibri" w:hAnsi="Calibri" w:cs="Calibri"/>
          <w:b/>
          <w:color w:val="FF0000"/>
          <w:sz w:val="28"/>
          <w:szCs w:val="28"/>
        </w:rPr>
        <w:t>❼</w:t>
      </w:r>
      <w:r w:rsidR="005E35B0" w:rsidRPr="00AC5418">
        <w:rPr>
          <w:b/>
          <w:color w:val="FF0000"/>
          <w:sz w:val="28"/>
          <w:szCs w:val="28"/>
        </w:rPr>
        <w:t>. WRITING</w:t>
      </w:r>
    </w:p>
    <w:p w:rsidR="00175A28" w:rsidRDefault="00175A28" w:rsidP="008D1D00">
      <w:pPr>
        <w:spacing w:after="0" w:line="288" w:lineRule="auto"/>
        <w:rPr>
          <w:b/>
          <w:color w:val="0000FF"/>
          <w:sz w:val="28"/>
          <w:szCs w:val="28"/>
        </w:rPr>
      </w:pPr>
      <w:bookmarkStart w:id="2" w:name="bookmark25"/>
      <w:r>
        <w:rPr>
          <w:b/>
          <w:color w:val="0000FF"/>
          <w:sz w:val="28"/>
          <w:szCs w:val="28"/>
        </w:rPr>
        <w:t xml:space="preserve">I. Write questions for the underlined parts. </w:t>
      </w:r>
      <w:bookmarkEnd w:id="2"/>
    </w:p>
    <w:p w:rsidR="00175A28" w:rsidRDefault="00175A28" w:rsidP="008D1D00">
      <w:pPr>
        <w:tabs>
          <w:tab w:val="left" w:pos="360"/>
        </w:tabs>
        <w:spacing w:after="0" w:line="288" w:lineRule="auto"/>
        <w:rPr>
          <w:sz w:val="28"/>
          <w:szCs w:val="28"/>
        </w:rPr>
      </w:pPr>
      <w:r>
        <w:rPr>
          <w:sz w:val="28"/>
          <w:szCs w:val="28"/>
        </w:rPr>
        <w:tab/>
      </w:r>
      <w:r>
        <w:rPr>
          <w:b/>
          <w:color w:val="0000FF"/>
          <w:sz w:val="28"/>
          <w:szCs w:val="28"/>
        </w:rPr>
        <w:t>1</w:t>
      </w:r>
      <w:r>
        <w:rPr>
          <w:sz w:val="28"/>
          <w:szCs w:val="28"/>
        </w:rPr>
        <w:t>.</w:t>
      </w:r>
      <w:r>
        <w:rPr>
          <w:sz w:val="28"/>
          <w:szCs w:val="28"/>
        </w:rPr>
        <w:tab/>
        <w:t xml:space="preserve">I went to the cinema with </w:t>
      </w:r>
      <w:r>
        <w:rPr>
          <w:sz w:val="28"/>
          <w:szCs w:val="28"/>
          <w:u w:val="single"/>
        </w:rPr>
        <w:t>my cousins</w:t>
      </w:r>
      <w:r>
        <w:rPr>
          <w:sz w:val="28"/>
          <w:szCs w:val="28"/>
        </w:rPr>
        <w:t>.</w:t>
      </w:r>
    </w:p>
    <w:p w:rsidR="00175A28" w:rsidRDefault="00175A28" w:rsidP="008D1D00">
      <w:pPr>
        <w:tabs>
          <w:tab w:val="left" w:pos="284"/>
          <w:tab w:val="left" w:leader="underscore" w:pos="8640"/>
        </w:tabs>
        <w:spacing w:after="0" w:line="288" w:lineRule="auto"/>
        <w:ind w:left="284"/>
        <w:jc w:val="both"/>
        <w:rPr>
          <w:sz w:val="28"/>
          <w:szCs w:val="28"/>
        </w:rPr>
      </w:pPr>
      <w:r>
        <w:rPr>
          <w:sz w:val="28"/>
          <w:szCs w:val="28"/>
        </w:rPr>
        <w:t xml:space="preserve">      ________________________________________________________</w:t>
      </w:r>
    </w:p>
    <w:p w:rsidR="00175A28" w:rsidRDefault="00175A28" w:rsidP="008D1D00">
      <w:pPr>
        <w:tabs>
          <w:tab w:val="left" w:pos="360"/>
        </w:tabs>
        <w:spacing w:after="0" w:line="288" w:lineRule="auto"/>
        <w:rPr>
          <w:sz w:val="28"/>
          <w:szCs w:val="28"/>
        </w:rPr>
      </w:pPr>
      <w:r>
        <w:rPr>
          <w:sz w:val="28"/>
          <w:szCs w:val="28"/>
        </w:rPr>
        <w:tab/>
      </w:r>
      <w:r>
        <w:rPr>
          <w:b/>
          <w:color w:val="0000FF"/>
          <w:sz w:val="28"/>
          <w:szCs w:val="28"/>
        </w:rPr>
        <w:t>2</w:t>
      </w:r>
      <w:r>
        <w:rPr>
          <w:sz w:val="28"/>
          <w:szCs w:val="28"/>
        </w:rPr>
        <w:t>.</w:t>
      </w:r>
      <w:r>
        <w:rPr>
          <w:sz w:val="28"/>
          <w:szCs w:val="28"/>
        </w:rPr>
        <w:tab/>
        <w:t xml:space="preserve">I stayed in New Zealand </w:t>
      </w:r>
      <w:r>
        <w:rPr>
          <w:sz w:val="28"/>
          <w:szCs w:val="28"/>
          <w:u w:val="single"/>
        </w:rPr>
        <w:t>for six months</w:t>
      </w:r>
      <w:r>
        <w:rPr>
          <w:sz w:val="28"/>
          <w:szCs w:val="28"/>
        </w:rPr>
        <w:t>.</w:t>
      </w:r>
    </w:p>
    <w:p w:rsidR="00175A28" w:rsidRDefault="00175A28" w:rsidP="008D1D00">
      <w:pPr>
        <w:tabs>
          <w:tab w:val="left" w:pos="720"/>
          <w:tab w:val="left" w:leader="dot" w:pos="9000"/>
        </w:tabs>
        <w:spacing w:after="0" w:line="288" w:lineRule="auto"/>
        <w:rPr>
          <w:sz w:val="28"/>
          <w:szCs w:val="28"/>
        </w:rPr>
      </w:pPr>
      <w:r>
        <w:rPr>
          <w:sz w:val="28"/>
          <w:szCs w:val="28"/>
        </w:rPr>
        <w:tab/>
        <w:t>____________________________________________________________</w:t>
      </w:r>
    </w:p>
    <w:p w:rsidR="00175A28" w:rsidRDefault="00175A28" w:rsidP="008D1D00">
      <w:pPr>
        <w:tabs>
          <w:tab w:val="left" w:pos="360"/>
        </w:tabs>
        <w:spacing w:after="0" w:line="288" w:lineRule="auto"/>
        <w:rPr>
          <w:sz w:val="28"/>
          <w:szCs w:val="28"/>
        </w:rPr>
      </w:pPr>
      <w:r>
        <w:rPr>
          <w:sz w:val="28"/>
          <w:szCs w:val="28"/>
        </w:rPr>
        <w:tab/>
      </w:r>
      <w:r>
        <w:rPr>
          <w:b/>
          <w:color w:val="0000FF"/>
          <w:sz w:val="28"/>
          <w:szCs w:val="28"/>
        </w:rPr>
        <w:t>3</w:t>
      </w:r>
      <w:r>
        <w:rPr>
          <w:sz w:val="28"/>
          <w:szCs w:val="28"/>
        </w:rPr>
        <w:t>.</w:t>
      </w:r>
      <w:r>
        <w:rPr>
          <w:sz w:val="28"/>
          <w:szCs w:val="28"/>
        </w:rPr>
        <w:tab/>
        <w:t xml:space="preserve">She called the firemen </w:t>
      </w:r>
      <w:r>
        <w:rPr>
          <w:sz w:val="28"/>
          <w:szCs w:val="28"/>
          <w:u w:val="single"/>
        </w:rPr>
        <w:t>because her cat stuck in a tree</w:t>
      </w:r>
      <w:r>
        <w:rPr>
          <w:sz w:val="28"/>
          <w:szCs w:val="28"/>
        </w:rPr>
        <w:t>.</w:t>
      </w:r>
    </w:p>
    <w:p w:rsidR="00175A28" w:rsidRDefault="00175A28" w:rsidP="008D1D00">
      <w:pPr>
        <w:tabs>
          <w:tab w:val="left" w:pos="720"/>
          <w:tab w:val="left" w:leader="dot" w:pos="9000"/>
        </w:tabs>
        <w:spacing w:after="0" w:line="288" w:lineRule="auto"/>
        <w:rPr>
          <w:sz w:val="28"/>
          <w:szCs w:val="28"/>
        </w:rPr>
      </w:pPr>
      <w:r>
        <w:rPr>
          <w:sz w:val="28"/>
          <w:szCs w:val="28"/>
        </w:rPr>
        <w:tab/>
        <w:t>____________________________________________________________</w:t>
      </w:r>
    </w:p>
    <w:p w:rsidR="00175A28" w:rsidRDefault="00175A28" w:rsidP="008D1D00">
      <w:pPr>
        <w:tabs>
          <w:tab w:val="left" w:pos="360"/>
        </w:tabs>
        <w:spacing w:after="0" w:line="288" w:lineRule="auto"/>
        <w:rPr>
          <w:sz w:val="28"/>
          <w:szCs w:val="28"/>
        </w:rPr>
      </w:pPr>
      <w:r>
        <w:rPr>
          <w:sz w:val="28"/>
          <w:szCs w:val="28"/>
        </w:rPr>
        <w:tab/>
      </w:r>
      <w:r>
        <w:rPr>
          <w:b/>
          <w:color w:val="0000FF"/>
          <w:sz w:val="28"/>
          <w:szCs w:val="28"/>
        </w:rPr>
        <w:t>4</w:t>
      </w:r>
      <w:r>
        <w:rPr>
          <w:sz w:val="28"/>
          <w:szCs w:val="28"/>
        </w:rPr>
        <w:t>.</w:t>
      </w:r>
      <w:r>
        <w:rPr>
          <w:sz w:val="28"/>
          <w:szCs w:val="28"/>
        </w:rPr>
        <w:tab/>
        <w:t xml:space="preserve">I bought </w:t>
      </w:r>
      <w:r>
        <w:rPr>
          <w:sz w:val="28"/>
          <w:szCs w:val="28"/>
          <w:u w:val="single"/>
        </w:rPr>
        <w:t>two</w:t>
      </w:r>
      <w:r>
        <w:rPr>
          <w:sz w:val="28"/>
          <w:szCs w:val="28"/>
        </w:rPr>
        <w:t xml:space="preserve"> kilos of oranges.</w:t>
      </w:r>
    </w:p>
    <w:p w:rsidR="00175A28" w:rsidRDefault="00175A28" w:rsidP="008D1D00">
      <w:pPr>
        <w:tabs>
          <w:tab w:val="left" w:pos="720"/>
          <w:tab w:val="left" w:leader="dot" w:pos="9000"/>
        </w:tabs>
        <w:spacing w:after="0" w:line="288" w:lineRule="auto"/>
        <w:rPr>
          <w:sz w:val="28"/>
          <w:szCs w:val="28"/>
        </w:rPr>
      </w:pPr>
      <w:r>
        <w:rPr>
          <w:sz w:val="28"/>
          <w:szCs w:val="28"/>
        </w:rPr>
        <w:tab/>
        <w:t>____________________________________________________________</w:t>
      </w:r>
    </w:p>
    <w:p w:rsidR="00175A28" w:rsidRDefault="00175A28" w:rsidP="008D1D00">
      <w:pPr>
        <w:tabs>
          <w:tab w:val="left" w:pos="360"/>
        </w:tabs>
        <w:spacing w:after="0" w:line="288" w:lineRule="auto"/>
        <w:rPr>
          <w:sz w:val="28"/>
          <w:szCs w:val="28"/>
        </w:rPr>
      </w:pPr>
      <w:r>
        <w:rPr>
          <w:sz w:val="28"/>
          <w:szCs w:val="28"/>
        </w:rPr>
        <w:tab/>
      </w:r>
      <w:r>
        <w:rPr>
          <w:b/>
          <w:color w:val="0000FF"/>
          <w:sz w:val="28"/>
          <w:szCs w:val="28"/>
        </w:rPr>
        <w:t>5</w:t>
      </w:r>
      <w:r>
        <w:rPr>
          <w:sz w:val="28"/>
          <w:szCs w:val="28"/>
        </w:rPr>
        <w:t>.</w:t>
      </w:r>
      <w:r>
        <w:rPr>
          <w:sz w:val="28"/>
          <w:szCs w:val="28"/>
        </w:rPr>
        <w:tab/>
        <w:t xml:space="preserve">John wrote about </w:t>
      </w:r>
      <w:r>
        <w:rPr>
          <w:sz w:val="28"/>
          <w:szCs w:val="28"/>
          <w:u w:val="single"/>
        </w:rPr>
        <w:t>his grandparents</w:t>
      </w:r>
      <w:r>
        <w:rPr>
          <w:sz w:val="28"/>
          <w:szCs w:val="28"/>
        </w:rPr>
        <w:t>.</w:t>
      </w:r>
    </w:p>
    <w:p w:rsidR="00175A28" w:rsidRDefault="00175A28" w:rsidP="008D1D00">
      <w:pPr>
        <w:tabs>
          <w:tab w:val="left" w:pos="720"/>
          <w:tab w:val="left" w:leader="dot" w:pos="9000"/>
        </w:tabs>
        <w:spacing w:after="0" w:line="288" w:lineRule="auto"/>
        <w:rPr>
          <w:sz w:val="28"/>
          <w:szCs w:val="28"/>
        </w:rPr>
      </w:pPr>
      <w:r>
        <w:rPr>
          <w:sz w:val="28"/>
          <w:szCs w:val="28"/>
        </w:rPr>
        <w:tab/>
        <w:t>____________________________________________________________</w:t>
      </w:r>
    </w:p>
    <w:p w:rsidR="00175A28" w:rsidRDefault="00175A28" w:rsidP="008D1D00">
      <w:pPr>
        <w:tabs>
          <w:tab w:val="left" w:pos="360"/>
        </w:tabs>
        <w:spacing w:after="0" w:line="288" w:lineRule="auto"/>
        <w:rPr>
          <w:sz w:val="28"/>
          <w:szCs w:val="28"/>
        </w:rPr>
      </w:pPr>
      <w:r>
        <w:rPr>
          <w:sz w:val="28"/>
          <w:szCs w:val="28"/>
        </w:rPr>
        <w:tab/>
      </w:r>
      <w:r>
        <w:rPr>
          <w:b/>
          <w:color w:val="0000FF"/>
          <w:sz w:val="28"/>
          <w:szCs w:val="28"/>
        </w:rPr>
        <w:t>6</w:t>
      </w:r>
      <w:r>
        <w:rPr>
          <w:sz w:val="28"/>
          <w:szCs w:val="28"/>
        </w:rPr>
        <w:t>.</w:t>
      </w:r>
      <w:r>
        <w:rPr>
          <w:sz w:val="28"/>
          <w:szCs w:val="28"/>
        </w:rPr>
        <w:tab/>
        <w:t xml:space="preserve">I </w:t>
      </w:r>
      <w:r>
        <w:rPr>
          <w:sz w:val="28"/>
          <w:szCs w:val="28"/>
          <w:u w:val="single"/>
        </w:rPr>
        <w:t>watched a very good film on TV</w:t>
      </w:r>
      <w:r>
        <w:rPr>
          <w:sz w:val="28"/>
          <w:szCs w:val="28"/>
        </w:rPr>
        <w:t xml:space="preserve"> last night.</w:t>
      </w:r>
    </w:p>
    <w:p w:rsidR="00175A28" w:rsidRDefault="00175A28" w:rsidP="008D1D00">
      <w:pPr>
        <w:tabs>
          <w:tab w:val="left" w:pos="720"/>
          <w:tab w:val="left" w:leader="dot" w:pos="9000"/>
        </w:tabs>
        <w:spacing w:after="0" w:line="288" w:lineRule="auto"/>
        <w:rPr>
          <w:sz w:val="28"/>
          <w:szCs w:val="28"/>
        </w:rPr>
      </w:pPr>
      <w:r>
        <w:rPr>
          <w:sz w:val="28"/>
          <w:szCs w:val="28"/>
        </w:rPr>
        <w:tab/>
        <w:t>____________________________________________________________</w:t>
      </w:r>
    </w:p>
    <w:p w:rsidR="00175A28" w:rsidRDefault="00175A28" w:rsidP="008D1D00">
      <w:pPr>
        <w:tabs>
          <w:tab w:val="left" w:pos="360"/>
        </w:tabs>
        <w:spacing w:after="0" w:line="288" w:lineRule="auto"/>
        <w:rPr>
          <w:sz w:val="28"/>
          <w:szCs w:val="28"/>
        </w:rPr>
      </w:pPr>
      <w:r>
        <w:rPr>
          <w:sz w:val="28"/>
          <w:szCs w:val="28"/>
        </w:rPr>
        <w:tab/>
      </w:r>
      <w:r>
        <w:rPr>
          <w:b/>
          <w:color w:val="0000FF"/>
          <w:sz w:val="28"/>
          <w:szCs w:val="28"/>
        </w:rPr>
        <w:t>7</w:t>
      </w:r>
      <w:r>
        <w:rPr>
          <w:sz w:val="28"/>
          <w:szCs w:val="28"/>
        </w:rPr>
        <w:t>.</w:t>
      </w:r>
      <w:r>
        <w:rPr>
          <w:sz w:val="28"/>
          <w:szCs w:val="28"/>
        </w:rPr>
        <w:tab/>
        <w:t xml:space="preserve">She made </w:t>
      </w:r>
      <w:r>
        <w:rPr>
          <w:sz w:val="28"/>
          <w:szCs w:val="28"/>
          <w:u w:val="single"/>
        </w:rPr>
        <w:t>some coffee</w:t>
      </w:r>
      <w:r>
        <w:rPr>
          <w:sz w:val="28"/>
          <w:szCs w:val="28"/>
        </w:rPr>
        <w:t xml:space="preserve"> for her mother.</w:t>
      </w:r>
    </w:p>
    <w:p w:rsidR="00175A28" w:rsidRDefault="00175A28" w:rsidP="008D1D00">
      <w:pPr>
        <w:tabs>
          <w:tab w:val="left" w:pos="720"/>
          <w:tab w:val="left" w:leader="dot" w:pos="9000"/>
        </w:tabs>
        <w:spacing w:after="0" w:line="288" w:lineRule="auto"/>
        <w:rPr>
          <w:sz w:val="28"/>
          <w:szCs w:val="28"/>
        </w:rPr>
      </w:pPr>
      <w:r>
        <w:rPr>
          <w:sz w:val="28"/>
          <w:szCs w:val="28"/>
        </w:rPr>
        <w:tab/>
        <w:t>____________________________________________________________</w:t>
      </w:r>
    </w:p>
    <w:p w:rsidR="008D1D00" w:rsidRDefault="00175A28" w:rsidP="008D1D00">
      <w:pPr>
        <w:tabs>
          <w:tab w:val="left" w:pos="360"/>
        </w:tabs>
        <w:spacing w:after="0" w:line="288" w:lineRule="auto"/>
        <w:rPr>
          <w:sz w:val="28"/>
          <w:szCs w:val="28"/>
        </w:rPr>
      </w:pPr>
      <w:r>
        <w:rPr>
          <w:sz w:val="28"/>
          <w:szCs w:val="28"/>
        </w:rPr>
        <w:tab/>
      </w:r>
    </w:p>
    <w:p w:rsidR="00175A28" w:rsidRDefault="00175A28" w:rsidP="008D1D00">
      <w:pPr>
        <w:tabs>
          <w:tab w:val="left" w:pos="360"/>
        </w:tabs>
        <w:spacing w:after="0" w:line="288" w:lineRule="auto"/>
        <w:rPr>
          <w:sz w:val="28"/>
          <w:szCs w:val="28"/>
        </w:rPr>
      </w:pPr>
      <w:r>
        <w:rPr>
          <w:b/>
          <w:color w:val="0000FF"/>
          <w:sz w:val="28"/>
          <w:szCs w:val="28"/>
        </w:rPr>
        <w:t>8</w:t>
      </w:r>
      <w:r>
        <w:rPr>
          <w:sz w:val="28"/>
          <w:szCs w:val="28"/>
        </w:rPr>
        <w:t>.</w:t>
      </w:r>
      <w:r>
        <w:rPr>
          <w:sz w:val="28"/>
          <w:szCs w:val="28"/>
        </w:rPr>
        <w:tab/>
        <w:t xml:space="preserve">Susan gave the money to </w:t>
      </w:r>
      <w:r>
        <w:rPr>
          <w:sz w:val="28"/>
          <w:szCs w:val="28"/>
          <w:u w:val="single"/>
        </w:rPr>
        <w:t>her brother</w:t>
      </w:r>
      <w:r>
        <w:rPr>
          <w:sz w:val="28"/>
          <w:szCs w:val="28"/>
        </w:rPr>
        <w:t>.</w:t>
      </w:r>
    </w:p>
    <w:p w:rsidR="00175A28" w:rsidRDefault="00175A28" w:rsidP="008D1D00">
      <w:pPr>
        <w:tabs>
          <w:tab w:val="left" w:pos="720"/>
          <w:tab w:val="left" w:leader="dot" w:pos="9000"/>
        </w:tabs>
        <w:spacing w:after="0" w:line="288" w:lineRule="auto"/>
        <w:rPr>
          <w:sz w:val="28"/>
          <w:szCs w:val="28"/>
        </w:rPr>
      </w:pPr>
      <w:r>
        <w:rPr>
          <w:sz w:val="28"/>
          <w:szCs w:val="28"/>
        </w:rPr>
        <w:tab/>
        <w:t>____________________________________________________________</w:t>
      </w:r>
    </w:p>
    <w:p w:rsidR="00175A28" w:rsidRDefault="00175A28" w:rsidP="008D1D00">
      <w:pPr>
        <w:tabs>
          <w:tab w:val="left" w:pos="360"/>
        </w:tabs>
        <w:spacing w:after="0" w:line="288" w:lineRule="auto"/>
        <w:rPr>
          <w:sz w:val="28"/>
          <w:szCs w:val="28"/>
        </w:rPr>
      </w:pPr>
      <w:r>
        <w:rPr>
          <w:sz w:val="28"/>
          <w:szCs w:val="28"/>
        </w:rPr>
        <w:tab/>
      </w:r>
      <w:r>
        <w:rPr>
          <w:b/>
          <w:color w:val="0000FF"/>
          <w:sz w:val="28"/>
          <w:szCs w:val="28"/>
        </w:rPr>
        <w:t>9</w:t>
      </w:r>
      <w:r>
        <w:rPr>
          <w:sz w:val="28"/>
          <w:szCs w:val="28"/>
        </w:rPr>
        <w:t>.</w:t>
      </w:r>
      <w:r>
        <w:rPr>
          <w:sz w:val="28"/>
          <w:szCs w:val="28"/>
        </w:rPr>
        <w:tab/>
        <w:t xml:space="preserve">We went to school </w:t>
      </w:r>
      <w:r>
        <w:rPr>
          <w:sz w:val="28"/>
          <w:szCs w:val="28"/>
          <w:u w:val="single"/>
        </w:rPr>
        <w:t>by bus</w:t>
      </w:r>
      <w:r>
        <w:rPr>
          <w:sz w:val="28"/>
          <w:szCs w:val="28"/>
        </w:rPr>
        <w:t>.</w:t>
      </w:r>
    </w:p>
    <w:p w:rsidR="00175A28" w:rsidRDefault="00175A28" w:rsidP="008D1D00">
      <w:pPr>
        <w:tabs>
          <w:tab w:val="left" w:pos="720"/>
          <w:tab w:val="left" w:leader="dot" w:pos="9000"/>
        </w:tabs>
        <w:spacing w:after="0" w:line="288" w:lineRule="auto"/>
        <w:rPr>
          <w:sz w:val="28"/>
          <w:szCs w:val="28"/>
        </w:rPr>
      </w:pPr>
      <w:r>
        <w:rPr>
          <w:sz w:val="28"/>
          <w:szCs w:val="28"/>
        </w:rPr>
        <w:tab/>
        <w:t>____________________________________________________________</w:t>
      </w:r>
    </w:p>
    <w:p w:rsidR="00175A28" w:rsidRDefault="00175A28" w:rsidP="008D1D00">
      <w:pPr>
        <w:tabs>
          <w:tab w:val="left" w:pos="360"/>
        </w:tabs>
        <w:spacing w:after="0" w:line="288" w:lineRule="auto"/>
        <w:rPr>
          <w:sz w:val="28"/>
          <w:szCs w:val="28"/>
        </w:rPr>
      </w:pPr>
      <w:r>
        <w:rPr>
          <w:sz w:val="28"/>
          <w:szCs w:val="28"/>
        </w:rPr>
        <w:tab/>
      </w:r>
      <w:r>
        <w:rPr>
          <w:b/>
          <w:color w:val="0000FF"/>
          <w:sz w:val="28"/>
          <w:szCs w:val="28"/>
        </w:rPr>
        <w:t>10</w:t>
      </w:r>
      <w:r>
        <w:rPr>
          <w:sz w:val="28"/>
          <w:szCs w:val="28"/>
        </w:rPr>
        <w:t>.</w:t>
      </w:r>
      <w:r>
        <w:rPr>
          <w:sz w:val="28"/>
          <w:szCs w:val="28"/>
        </w:rPr>
        <w:tab/>
        <w:t xml:space="preserve">I was tired yesterday evening </w:t>
      </w:r>
      <w:r>
        <w:rPr>
          <w:sz w:val="28"/>
          <w:szCs w:val="28"/>
          <w:u w:val="single"/>
        </w:rPr>
        <w:t>because I worked very hard</w:t>
      </w:r>
      <w:r>
        <w:rPr>
          <w:sz w:val="28"/>
          <w:szCs w:val="28"/>
        </w:rPr>
        <w:t>.</w:t>
      </w:r>
    </w:p>
    <w:p w:rsidR="00175A28" w:rsidRDefault="00175A28" w:rsidP="008D1D00">
      <w:pPr>
        <w:tabs>
          <w:tab w:val="left" w:pos="720"/>
          <w:tab w:val="left" w:leader="dot" w:pos="9000"/>
        </w:tabs>
        <w:spacing w:after="0" w:line="288" w:lineRule="auto"/>
        <w:rPr>
          <w:sz w:val="28"/>
          <w:szCs w:val="28"/>
        </w:rPr>
      </w:pPr>
      <w:r>
        <w:rPr>
          <w:sz w:val="28"/>
          <w:szCs w:val="28"/>
        </w:rPr>
        <w:tab/>
        <w:t>____________________________________________________________</w:t>
      </w:r>
    </w:p>
    <w:p w:rsidR="00175A28" w:rsidRDefault="00175A28" w:rsidP="008D1D00">
      <w:pPr>
        <w:tabs>
          <w:tab w:val="left" w:pos="720"/>
          <w:tab w:val="left" w:leader="dot" w:pos="9000"/>
        </w:tabs>
        <w:spacing w:after="0" w:line="288" w:lineRule="auto"/>
        <w:rPr>
          <w:sz w:val="28"/>
          <w:szCs w:val="28"/>
        </w:rPr>
      </w:pPr>
    </w:p>
    <w:p w:rsidR="00175A28" w:rsidRDefault="00175A28" w:rsidP="008D1D00">
      <w:pPr>
        <w:tabs>
          <w:tab w:val="left" w:pos="360"/>
        </w:tabs>
        <w:spacing w:after="0" w:line="288" w:lineRule="auto"/>
        <w:jc w:val="both"/>
        <w:rPr>
          <w:b/>
          <w:color w:val="0000FF"/>
          <w:sz w:val="28"/>
          <w:szCs w:val="28"/>
        </w:rPr>
      </w:pPr>
      <w:r>
        <w:rPr>
          <w:b/>
          <w:color w:val="0000FF"/>
          <w:sz w:val="28"/>
          <w:szCs w:val="28"/>
        </w:rPr>
        <w:t>II.</w:t>
      </w:r>
      <w:r>
        <w:rPr>
          <w:b/>
          <w:color w:val="0000FF"/>
          <w:sz w:val="28"/>
          <w:szCs w:val="28"/>
        </w:rPr>
        <w:tab/>
        <w:t>Write the second sentence so that it has a similar meaning to the first one.</w:t>
      </w:r>
    </w:p>
    <w:p w:rsidR="00175A28" w:rsidRDefault="00175A28" w:rsidP="008D1D00">
      <w:pPr>
        <w:tabs>
          <w:tab w:val="left" w:pos="360"/>
        </w:tabs>
        <w:spacing w:after="0" w:line="288" w:lineRule="auto"/>
        <w:ind w:left="426"/>
        <w:jc w:val="both"/>
        <w:rPr>
          <w:sz w:val="28"/>
          <w:szCs w:val="28"/>
        </w:rPr>
      </w:pPr>
      <w:r>
        <w:rPr>
          <w:b/>
          <w:color w:val="0000FF"/>
          <w:sz w:val="28"/>
          <w:szCs w:val="28"/>
        </w:rPr>
        <w:t>1</w:t>
      </w:r>
      <w:r>
        <w:rPr>
          <w:sz w:val="28"/>
          <w:szCs w:val="28"/>
        </w:rPr>
        <w:t>.</w:t>
      </w:r>
      <w:r>
        <w:rPr>
          <w:sz w:val="28"/>
          <w:szCs w:val="28"/>
        </w:rPr>
        <w:tab/>
        <w:t>Your village is so beautiful!</w:t>
      </w:r>
    </w:p>
    <w:p w:rsidR="00175A28" w:rsidRDefault="00175A28" w:rsidP="008D1D00">
      <w:pPr>
        <w:tabs>
          <w:tab w:val="left" w:pos="360"/>
          <w:tab w:val="right" w:leader="underscore" w:pos="9000"/>
        </w:tabs>
        <w:spacing w:after="0" w:line="288" w:lineRule="auto"/>
        <w:ind w:left="426"/>
        <w:jc w:val="both"/>
        <w:rPr>
          <w:sz w:val="28"/>
          <w:szCs w:val="28"/>
        </w:rPr>
      </w:pPr>
      <w:r>
        <w:rPr>
          <w:sz w:val="28"/>
          <w:szCs w:val="28"/>
        </w:rPr>
        <w:t>What</w:t>
      </w:r>
      <w:r>
        <w:rPr>
          <w:sz w:val="28"/>
          <w:szCs w:val="28"/>
        </w:rPr>
        <w:tab/>
      </w:r>
    </w:p>
    <w:p w:rsidR="00175A28" w:rsidRDefault="00175A28" w:rsidP="008D1D00">
      <w:pPr>
        <w:tabs>
          <w:tab w:val="left" w:pos="360"/>
        </w:tabs>
        <w:spacing w:after="0" w:line="288" w:lineRule="auto"/>
        <w:ind w:left="426"/>
        <w:jc w:val="both"/>
        <w:rPr>
          <w:sz w:val="28"/>
          <w:szCs w:val="28"/>
        </w:rPr>
      </w:pPr>
      <w:r>
        <w:rPr>
          <w:b/>
          <w:color w:val="0000FF"/>
          <w:sz w:val="28"/>
          <w:szCs w:val="28"/>
        </w:rPr>
        <w:t>2</w:t>
      </w:r>
      <w:r>
        <w:rPr>
          <w:sz w:val="28"/>
          <w:szCs w:val="28"/>
        </w:rPr>
        <w:t>.</w:t>
      </w:r>
      <w:r>
        <w:rPr>
          <w:sz w:val="28"/>
          <w:szCs w:val="28"/>
        </w:rPr>
        <w:tab/>
        <w:t>How long is it since you built this stilt house?</w:t>
      </w:r>
    </w:p>
    <w:p w:rsidR="00175A28" w:rsidRDefault="00175A28" w:rsidP="008D1D00">
      <w:pPr>
        <w:tabs>
          <w:tab w:val="left" w:pos="360"/>
          <w:tab w:val="right" w:leader="underscore" w:pos="9000"/>
        </w:tabs>
        <w:spacing w:after="0" w:line="288" w:lineRule="auto"/>
        <w:ind w:left="426"/>
        <w:jc w:val="both"/>
        <w:rPr>
          <w:sz w:val="28"/>
          <w:szCs w:val="28"/>
        </w:rPr>
      </w:pPr>
      <w:r>
        <w:rPr>
          <w:sz w:val="28"/>
          <w:szCs w:val="28"/>
        </w:rPr>
        <w:t>When</w:t>
      </w:r>
      <w:r>
        <w:rPr>
          <w:sz w:val="28"/>
          <w:szCs w:val="28"/>
        </w:rPr>
        <w:tab/>
      </w:r>
    </w:p>
    <w:p w:rsidR="00175A28" w:rsidRDefault="00175A28" w:rsidP="008D1D00">
      <w:pPr>
        <w:tabs>
          <w:tab w:val="left" w:pos="360"/>
        </w:tabs>
        <w:spacing w:after="0" w:line="288" w:lineRule="auto"/>
        <w:ind w:left="426"/>
        <w:jc w:val="both"/>
        <w:rPr>
          <w:sz w:val="28"/>
          <w:szCs w:val="28"/>
        </w:rPr>
      </w:pPr>
      <w:r>
        <w:rPr>
          <w:b/>
          <w:color w:val="0000FF"/>
          <w:sz w:val="28"/>
          <w:szCs w:val="28"/>
        </w:rPr>
        <w:t>3.</w:t>
      </w:r>
      <w:r>
        <w:rPr>
          <w:sz w:val="28"/>
          <w:szCs w:val="28"/>
        </w:rPr>
        <w:tab/>
        <w:t>Living in a big city is more convenient than living in a village.</w:t>
      </w:r>
    </w:p>
    <w:p w:rsidR="00175A28" w:rsidRDefault="00175A28" w:rsidP="008D1D00">
      <w:pPr>
        <w:tabs>
          <w:tab w:val="left" w:pos="360"/>
          <w:tab w:val="right" w:leader="underscore" w:pos="9000"/>
        </w:tabs>
        <w:spacing w:after="0" w:line="288" w:lineRule="auto"/>
        <w:ind w:left="426"/>
        <w:jc w:val="both"/>
        <w:rPr>
          <w:sz w:val="28"/>
          <w:szCs w:val="28"/>
        </w:rPr>
      </w:pPr>
      <w:r>
        <w:rPr>
          <w:sz w:val="28"/>
          <w:szCs w:val="28"/>
        </w:rPr>
        <w:t xml:space="preserve">It’s </w:t>
      </w:r>
      <w:r>
        <w:rPr>
          <w:sz w:val="28"/>
          <w:szCs w:val="28"/>
        </w:rPr>
        <w:tab/>
      </w:r>
    </w:p>
    <w:p w:rsidR="00175A28" w:rsidRDefault="00175A28" w:rsidP="008D1D00">
      <w:pPr>
        <w:tabs>
          <w:tab w:val="left" w:pos="360"/>
        </w:tabs>
        <w:spacing w:after="0" w:line="288" w:lineRule="auto"/>
        <w:ind w:left="426"/>
        <w:jc w:val="both"/>
        <w:rPr>
          <w:sz w:val="28"/>
          <w:szCs w:val="28"/>
        </w:rPr>
      </w:pPr>
      <w:r>
        <w:rPr>
          <w:b/>
          <w:color w:val="0000FF"/>
          <w:sz w:val="28"/>
          <w:szCs w:val="28"/>
        </w:rPr>
        <w:t>4</w:t>
      </w:r>
      <w:r>
        <w:rPr>
          <w:sz w:val="28"/>
          <w:szCs w:val="28"/>
        </w:rPr>
        <w:t>.</w:t>
      </w:r>
      <w:r>
        <w:rPr>
          <w:sz w:val="28"/>
          <w:szCs w:val="28"/>
        </w:rPr>
        <w:tab/>
        <w:t>Where does he live?</w:t>
      </w:r>
    </w:p>
    <w:p w:rsidR="00175A28" w:rsidRDefault="00175A28" w:rsidP="008D1D00">
      <w:pPr>
        <w:tabs>
          <w:tab w:val="left" w:pos="360"/>
          <w:tab w:val="right" w:leader="underscore" w:pos="9000"/>
        </w:tabs>
        <w:spacing w:after="0" w:line="288" w:lineRule="auto"/>
        <w:ind w:left="426"/>
        <w:jc w:val="both"/>
        <w:rPr>
          <w:sz w:val="28"/>
          <w:szCs w:val="28"/>
        </w:rPr>
      </w:pPr>
      <w:r>
        <w:rPr>
          <w:sz w:val="28"/>
          <w:szCs w:val="28"/>
        </w:rPr>
        <w:t>What</w:t>
      </w:r>
      <w:r>
        <w:rPr>
          <w:sz w:val="28"/>
          <w:szCs w:val="28"/>
        </w:rPr>
        <w:tab/>
      </w:r>
    </w:p>
    <w:p w:rsidR="00175A28" w:rsidRDefault="00175A28" w:rsidP="008D1D00">
      <w:pPr>
        <w:tabs>
          <w:tab w:val="left" w:pos="360"/>
        </w:tabs>
        <w:spacing w:after="0" w:line="288" w:lineRule="auto"/>
        <w:ind w:left="426"/>
        <w:jc w:val="both"/>
        <w:rPr>
          <w:sz w:val="28"/>
          <w:szCs w:val="28"/>
        </w:rPr>
      </w:pPr>
      <w:r>
        <w:rPr>
          <w:b/>
          <w:color w:val="0000FF"/>
          <w:sz w:val="28"/>
          <w:szCs w:val="28"/>
        </w:rPr>
        <w:t>5</w:t>
      </w:r>
      <w:r>
        <w:rPr>
          <w:sz w:val="28"/>
          <w:szCs w:val="28"/>
        </w:rPr>
        <w:t>.</w:t>
      </w:r>
      <w:r>
        <w:rPr>
          <w:sz w:val="28"/>
          <w:szCs w:val="28"/>
        </w:rPr>
        <w:tab/>
        <w:t>Although the villagers are quite poor, they live a happy and healthy way.</w:t>
      </w:r>
    </w:p>
    <w:p w:rsidR="00175A28" w:rsidRDefault="00175A28" w:rsidP="008D1D00">
      <w:pPr>
        <w:tabs>
          <w:tab w:val="left" w:pos="360"/>
          <w:tab w:val="right" w:leader="underscore" w:pos="9000"/>
        </w:tabs>
        <w:spacing w:after="0" w:line="288" w:lineRule="auto"/>
        <w:ind w:left="426"/>
        <w:jc w:val="both"/>
        <w:rPr>
          <w:sz w:val="28"/>
          <w:szCs w:val="28"/>
        </w:rPr>
      </w:pPr>
      <w:r>
        <w:rPr>
          <w:sz w:val="28"/>
          <w:szCs w:val="28"/>
        </w:rPr>
        <w:t>In spite of</w:t>
      </w:r>
      <w:r>
        <w:rPr>
          <w:sz w:val="28"/>
          <w:szCs w:val="28"/>
        </w:rPr>
        <w:tab/>
      </w:r>
    </w:p>
    <w:p w:rsidR="00175A28" w:rsidRDefault="00175A28" w:rsidP="008D1D00">
      <w:pPr>
        <w:tabs>
          <w:tab w:val="left" w:pos="360"/>
        </w:tabs>
        <w:spacing w:after="0" w:line="288" w:lineRule="auto"/>
        <w:ind w:left="426"/>
        <w:jc w:val="both"/>
        <w:rPr>
          <w:sz w:val="28"/>
          <w:szCs w:val="28"/>
        </w:rPr>
      </w:pPr>
      <w:r>
        <w:rPr>
          <w:b/>
          <w:color w:val="0000FF"/>
          <w:sz w:val="28"/>
          <w:szCs w:val="28"/>
        </w:rPr>
        <w:t>6</w:t>
      </w:r>
      <w:r>
        <w:rPr>
          <w:sz w:val="28"/>
          <w:szCs w:val="28"/>
        </w:rPr>
        <w:t>.</w:t>
      </w:r>
      <w:r>
        <w:rPr>
          <w:sz w:val="28"/>
          <w:szCs w:val="28"/>
        </w:rPr>
        <w:tab/>
        <w:t>What did the local people say?</w:t>
      </w:r>
    </w:p>
    <w:p w:rsidR="00175A28" w:rsidRDefault="00175A28" w:rsidP="008D1D00">
      <w:pPr>
        <w:tabs>
          <w:tab w:val="left" w:pos="360"/>
          <w:tab w:val="right" w:leader="underscore" w:pos="9000"/>
        </w:tabs>
        <w:spacing w:after="0" w:line="288" w:lineRule="auto"/>
        <w:ind w:left="426"/>
        <w:jc w:val="both"/>
        <w:rPr>
          <w:sz w:val="28"/>
          <w:szCs w:val="28"/>
        </w:rPr>
      </w:pPr>
      <w:r>
        <w:rPr>
          <w:sz w:val="28"/>
          <w:szCs w:val="28"/>
        </w:rPr>
        <w:t>Could you tell me</w:t>
      </w:r>
      <w:r>
        <w:rPr>
          <w:sz w:val="28"/>
          <w:szCs w:val="28"/>
        </w:rPr>
        <w:tab/>
      </w:r>
    </w:p>
    <w:p w:rsidR="00175A28" w:rsidRDefault="00175A28" w:rsidP="008D1D00">
      <w:pPr>
        <w:tabs>
          <w:tab w:val="left" w:pos="360"/>
        </w:tabs>
        <w:spacing w:after="0" w:line="288" w:lineRule="auto"/>
        <w:ind w:left="426"/>
        <w:jc w:val="both"/>
        <w:rPr>
          <w:sz w:val="28"/>
          <w:szCs w:val="28"/>
        </w:rPr>
      </w:pPr>
      <w:r>
        <w:rPr>
          <w:b/>
          <w:color w:val="0000FF"/>
          <w:sz w:val="28"/>
          <w:szCs w:val="28"/>
        </w:rPr>
        <w:t>7</w:t>
      </w:r>
      <w:r>
        <w:rPr>
          <w:sz w:val="28"/>
          <w:szCs w:val="28"/>
        </w:rPr>
        <w:t>.</w:t>
      </w:r>
      <w:r>
        <w:rPr>
          <w:sz w:val="28"/>
          <w:szCs w:val="28"/>
        </w:rPr>
        <w:tab/>
        <w:t>Romantic films interest me more than war films.</w:t>
      </w:r>
    </w:p>
    <w:p w:rsidR="00175A28" w:rsidRDefault="00175A28" w:rsidP="008D1D00">
      <w:pPr>
        <w:tabs>
          <w:tab w:val="left" w:pos="360"/>
          <w:tab w:val="right" w:leader="underscore" w:pos="9000"/>
        </w:tabs>
        <w:spacing w:after="0" w:line="288" w:lineRule="auto"/>
        <w:ind w:left="426"/>
        <w:jc w:val="both"/>
        <w:rPr>
          <w:sz w:val="28"/>
          <w:szCs w:val="28"/>
        </w:rPr>
      </w:pPr>
      <w:r>
        <w:rPr>
          <w:sz w:val="28"/>
          <w:szCs w:val="28"/>
        </w:rPr>
        <w:t>I find</w:t>
      </w:r>
      <w:r>
        <w:rPr>
          <w:sz w:val="28"/>
          <w:szCs w:val="28"/>
        </w:rPr>
        <w:tab/>
      </w:r>
    </w:p>
    <w:p w:rsidR="00175A28" w:rsidRDefault="00175A28" w:rsidP="008D1D00">
      <w:pPr>
        <w:tabs>
          <w:tab w:val="left" w:pos="360"/>
        </w:tabs>
        <w:spacing w:after="0" w:line="288" w:lineRule="auto"/>
        <w:ind w:left="426"/>
        <w:jc w:val="both"/>
        <w:rPr>
          <w:sz w:val="28"/>
          <w:szCs w:val="28"/>
        </w:rPr>
      </w:pPr>
      <w:r>
        <w:rPr>
          <w:b/>
          <w:color w:val="0000FF"/>
          <w:sz w:val="28"/>
          <w:szCs w:val="28"/>
        </w:rPr>
        <w:t>8</w:t>
      </w:r>
      <w:r>
        <w:rPr>
          <w:sz w:val="28"/>
          <w:szCs w:val="28"/>
        </w:rPr>
        <w:t>.</w:t>
      </w:r>
      <w:r>
        <w:rPr>
          <w:sz w:val="28"/>
          <w:szCs w:val="28"/>
        </w:rPr>
        <w:tab/>
        <w:t>A lot of people take the train from Oxford to London every day.</w:t>
      </w:r>
    </w:p>
    <w:p w:rsidR="00175A28" w:rsidRDefault="00175A28" w:rsidP="008D1D00">
      <w:pPr>
        <w:tabs>
          <w:tab w:val="left" w:pos="360"/>
          <w:tab w:val="right" w:leader="underscore" w:pos="9000"/>
        </w:tabs>
        <w:spacing w:after="0" w:line="288" w:lineRule="auto"/>
        <w:ind w:left="426"/>
        <w:jc w:val="both"/>
        <w:rPr>
          <w:sz w:val="28"/>
          <w:szCs w:val="28"/>
        </w:rPr>
      </w:pPr>
      <w:r>
        <w:rPr>
          <w:sz w:val="28"/>
          <w:szCs w:val="28"/>
        </w:rPr>
        <w:t>A lot of people travel</w:t>
      </w:r>
      <w:r>
        <w:rPr>
          <w:sz w:val="28"/>
          <w:szCs w:val="28"/>
        </w:rPr>
        <w:tab/>
      </w:r>
    </w:p>
    <w:p w:rsidR="00175A28" w:rsidRDefault="00175A28" w:rsidP="008D1D00">
      <w:pPr>
        <w:tabs>
          <w:tab w:val="left" w:pos="360"/>
        </w:tabs>
        <w:spacing w:after="0" w:line="288" w:lineRule="auto"/>
        <w:ind w:left="426"/>
        <w:jc w:val="both"/>
        <w:rPr>
          <w:sz w:val="28"/>
          <w:szCs w:val="28"/>
        </w:rPr>
      </w:pPr>
      <w:r>
        <w:rPr>
          <w:b/>
          <w:color w:val="0000FF"/>
          <w:sz w:val="28"/>
          <w:szCs w:val="28"/>
        </w:rPr>
        <w:t>9</w:t>
      </w:r>
      <w:r>
        <w:rPr>
          <w:sz w:val="28"/>
          <w:szCs w:val="28"/>
        </w:rPr>
        <w:t>.</w:t>
      </w:r>
      <w:r>
        <w:rPr>
          <w:sz w:val="28"/>
          <w:szCs w:val="28"/>
        </w:rPr>
        <w:tab/>
        <w:t>How about asking the local people for help?</w:t>
      </w:r>
    </w:p>
    <w:p w:rsidR="00175A28" w:rsidRDefault="00175A28" w:rsidP="008D1D00">
      <w:pPr>
        <w:tabs>
          <w:tab w:val="left" w:pos="360"/>
          <w:tab w:val="right" w:leader="underscore" w:pos="9000"/>
        </w:tabs>
        <w:spacing w:after="0" w:line="288" w:lineRule="auto"/>
        <w:ind w:left="426"/>
        <w:jc w:val="both"/>
        <w:rPr>
          <w:sz w:val="28"/>
          <w:szCs w:val="28"/>
        </w:rPr>
      </w:pPr>
      <w:r>
        <w:rPr>
          <w:sz w:val="28"/>
          <w:szCs w:val="28"/>
        </w:rPr>
        <w:t>Why</w:t>
      </w:r>
      <w:r>
        <w:rPr>
          <w:sz w:val="28"/>
          <w:szCs w:val="28"/>
        </w:rPr>
        <w:tab/>
      </w:r>
    </w:p>
    <w:p w:rsidR="00175A28" w:rsidRDefault="00175A28" w:rsidP="008D1D00">
      <w:pPr>
        <w:tabs>
          <w:tab w:val="left" w:pos="360"/>
        </w:tabs>
        <w:spacing w:after="0" w:line="288" w:lineRule="auto"/>
        <w:ind w:left="426"/>
        <w:jc w:val="both"/>
        <w:rPr>
          <w:sz w:val="28"/>
          <w:szCs w:val="28"/>
        </w:rPr>
      </w:pPr>
      <w:r>
        <w:rPr>
          <w:b/>
          <w:color w:val="0000FF"/>
          <w:sz w:val="28"/>
          <w:szCs w:val="28"/>
        </w:rPr>
        <w:t>10</w:t>
      </w:r>
      <w:r>
        <w:rPr>
          <w:sz w:val="28"/>
          <w:szCs w:val="28"/>
        </w:rPr>
        <w:t>. Is there an ancestral altar in the La Chi’s largest apartment?</w:t>
      </w:r>
    </w:p>
    <w:p w:rsidR="00175A28" w:rsidRDefault="00175A28" w:rsidP="008D1D00">
      <w:pPr>
        <w:spacing w:after="0" w:line="288" w:lineRule="auto"/>
        <w:ind w:left="426"/>
        <w:rPr>
          <w:sz w:val="28"/>
          <w:szCs w:val="28"/>
        </w:rPr>
      </w:pPr>
      <w:r>
        <w:rPr>
          <w:sz w:val="28"/>
          <w:szCs w:val="28"/>
        </w:rPr>
        <w:tab/>
        <w:t>Does</w:t>
      </w:r>
      <w:r>
        <w:rPr>
          <w:sz w:val="28"/>
          <w:szCs w:val="28"/>
        </w:rPr>
        <w:tab/>
        <w:t>______________________________________________________</w:t>
      </w:r>
    </w:p>
    <w:p w:rsidR="00175A28" w:rsidRDefault="00175A28" w:rsidP="008D1D00">
      <w:pPr>
        <w:tabs>
          <w:tab w:val="left" w:pos="360"/>
        </w:tabs>
        <w:spacing w:after="0" w:line="288" w:lineRule="auto"/>
        <w:jc w:val="both"/>
        <w:rPr>
          <w:b/>
          <w:color w:val="0000FF"/>
          <w:sz w:val="28"/>
          <w:szCs w:val="28"/>
        </w:rPr>
      </w:pPr>
    </w:p>
    <w:p w:rsidR="00175A28" w:rsidRDefault="00175A28" w:rsidP="008D1D00">
      <w:pPr>
        <w:tabs>
          <w:tab w:val="left" w:pos="360"/>
        </w:tabs>
        <w:spacing w:after="0" w:line="288" w:lineRule="auto"/>
        <w:jc w:val="both"/>
        <w:rPr>
          <w:b/>
          <w:color w:val="0000FF"/>
          <w:sz w:val="28"/>
          <w:szCs w:val="28"/>
        </w:rPr>
      </w:pPr>
      <w:r>
        <w:rPr>
          <w:b/>
          <w:color w:val="0000FF"/>
          <w:sz w:val="28"/>
          <w:szCs w:val="28"/>
        </w:rPr>
        <w:t>III. Reorder the words to make sentences.</w:t>
      </w:r>
    </w:p>
    <w:p w:rsidR="00175A28" w:rsidRDefault="00175A28" w:rsidP="008D1D00">
      <w:pPr>
        <w:tabs>
          <w:tab w:val="left" w:pos="360"/>
        </w:tabs>
        <w:spacing w:after="0" w:line="288" w:lineRule="auto"/>
        <w:jc w:val="both"/>
        <w:rPr>
          <w:sz w:val="28"/>
          <w:szCs w:val="28"/>
        </w:rPr>
      </w:pPr>
      <w:r>
        <w:rPr>
          <w:b/>
          <w:color w:val="0000FF"/>
          <w:sz w:val="28"/>
          <w:szCs w:val="28"/>
        </w:rPr>
        <w:t>1</w:t>
      </w:r>
      <w:r>
        <w:rPr>
          <w:sz w:val="28"/>
          <w:szCs w:val="28"/>
        </w:rPr>
        <w:t>.</w:t>
      </w:r>
      <w:r>
        <w:rPr>
          <w:sz w:val="28"/>
          <w:szCs w:val="28"/>
        </w:rPr>
        <w:tab/>
        <w:t>country/ with/ Vietnam/ 54/ is/ multiethnic/ a/ groups/ ethnic.</w:t>
      </w:r>
    </w:p>
    <w:p w:rsidR="00175A28" w:rsidRDefault="00175A28" w:rsidP="008D1D00">
      <w:pPr>
        <w:tabs>
          <w:tab w:val="left" w:pos="360"/>
          <w:tab w:val="left" w:leader="underscore" w:pos="9000"/>
        </w:tabs>
        <w:spacing w:after="0" w:line="288" w:lineRule="auto"/>
        <w:jc w:val="both"/>
        <w:rPr>
          <w:sz w:val="28"/>
          <w:szCs w:val="28"/>
        </w:rPr>
      </w:pPr>
      <w:r>
        <w:rPr>
          <w:sz w:val="28"/>
          <w:szCs w:val="28"/>
        </w:rPr>
        <w:tab/>
      </w:r>
      <w:r>
        <w:rPr>
          <w:sz w:val="28"/>
          <w:szCs w:val="28"/>
        </w:rPr>
        <w:tab/>
      </w:r>
    </w:p>
    <w:p w:rsidR="00175A28" w:rsidRDefault="00175A28" w:rsidP="008D1D00">
      <w:pPr>
        <w:tabs>
          <w:tab w:val="left" w:pos="360"/>
        </w:tabs>
        <w:spacing w:after="0" w:line="288" w:lineRule="auto"/>
        <w:jc w:val="both"/>
        <w:rPr>
          <w:sz w:val="28"/>
          <w:szCs w:val="28"/>
        </w:rPr>
      </w:pPr>
      <w:r>
        <w:rPr>
          <w:b/>
          <w:color w:val="0000FF"/>
          <w:sz w:val="28"/>
          <w:szCs w:val="28"/>
        </w:rPr>
        <w:t>2</w:t>
      </w:r>
      <w:r>
        <w:rPr>
          <w:sz w:val="28"/>
          <w:szCs w:val="28"/>
        </w:rPr>
        <w:t>.</w:t>
      </w:r>
      <w:r>
        <w:rPr>
          <w:sz w:val="28"/>
          <w:szCs w:val="28"/>
        </w:rPr>
        <w:tab/>
        <w:t>minorities/ make/ population/ Ethnic/ up/ 15 percent/ of/ the/ of/ about/ Vietnam 3</w:t>
      </w:r>
    </w:p>
    <w:p w:rsidR="00175A28" w:rsidRDefault="00175A28" w:rsidP="008D1D00">
      <w:pPr>
        <w:tabs>
          <w:tab w:val="left" w:pos="360"/>
          <w:tab w:val="left" w:leader="underscore" w:pos="9000"/>
        </w:tabs>
        <w:spacing w:after="0" w:line="288" w:lineRule="auto"/>
        <w:jc w:val="both"/>
        <w:rPr>
          <w:sz w:val="28"/>
          <w:szCs w:val="28"/>
        </w:rPr>
      </w:pPr>
      <w:r>
        <w:rPr>
          <w:sz w:val="28"/>
          <w:szCs w:val="28"/>
        </w:rPr>
        <w:tab/>
      </w:r>
      <w:r>
        <w:rPr>
          <w:sz w:val="28"/>
          <w:szCs w:val="28"/>
        </w:rPr>
        <w:tab/>
      </w:r>
    </w:p>
    <w:p w:rsidR="00175A28" w:rsidRDefault="00175A28" w:rsidP="008D1D00">
      <w:pPr>
        <w:tabs>
          <w:tab w:val="left" w:pos="360"/>
        </w:tabs>
        <w:spacing w:after="0" w:line="288" w:lineRule="auto"/>
        <w:jc w:val="both"/>
        <w:rPr>
          <w:sz w:val="28"/>
          <w:szCs w:val="28"/>
        </w:rPr>
      </w:pPr>
      <w:r>
        <w:rPr>
          <w:b/>
          <w:color w:val="0000FF"/>
          <w:sz w:val="28"/>
          <w:szCs w:val="28"/>
        </w:rPr>
        <w:t>3</w:t>
      </w:r>
      <w:r>
        <w:rPr>
          <w:sz w:val="28"/>
          <w:szCs w:val="28"/>
        </w:rPr>
        <w:t>.</w:t>
      </w:r>
      <w:r>
        <w:rPr>
          <w:sz w:val="28"/>
          <w:szCs w:val="28"/>
        </w:rPr>
        <w:tab/>
        <w:t>Most/ live/ of/ ethnic/ in/ minorities/ the/ the/ areas/ in/ north/ the/ mountainous.</w:t>
      </w:r>
    </w:p>
    <w:p w:rsidR="00175A28" w:rsidRDefault="00175A28" w:rsidP="008D1D00">
      <w:pPr>
        <w:tabs>
          <w:tab w:val="left" w:pos="360"/>
          <w:tab w:val="left" w:leader="underscore" w:pos="9000"/>
        </w:tabs>
        <w:spacing w:after="0" w:line="288" w:lineRule="auto"/>
        <w:jc w:val="both"/>
        <w:rPr>
          <w:sz w:val="28"/>
          <w:szCs w:val="28"/>
        </w:rPr>
      </w:pPr>
      <w:r>
        <w:rPr>
          <w:sz w:val="28"/>
          <w:szCs w:val="28"/>
        </w:rPr>
        <w:tab/>
      </w:r>
      <w:r>
        <w:rPr>
          <w:sz w:val="28"/>
          <w:szCs w:val="28"/>
        </w:rPr>
        <w:tab/>
      </w:r>
    </w:p>
    <w:p w:rsidR="008D1D00" w:rsidRDefault="008D1D00" w:rsidP="008D1D00">
      <w:pPr>
        <w:tabs>
          <w:tab w:val="left" w:pos="360"/>
        </w:tabs>
        <w:spacing w:after="0" w:line="288" w:lineRule="auto"/>
        <w:jc w:val="both"/>
        <w:rPr>
          <w:b/>
          <w:color w:val="0000FF"/>
          <w:sz w:val="28"/>
          <w:szCs w:val="28"/>
        </w:rPr>
      </w:pPr>
    </w:p>
    <w:p w:rsidR="00175A28" w:rsidRDefault="00175A28" w:rsidP="008D1D00">
      <w:pPr>
        <w:tabs>
          <w:tab w:val="left" w:pos="360"/>
        </w:tabs>
        <w:spacing w:after="0" w:line="288" w:lineRule="auto"/>
        <w:jc w:val="both"/>
        <w:rPr>
          <w:sz w:val="28"/>
          <w:szCs w:val="28"/>
        </w:rPr>
      </w:pPr>
      <w:r>
        <w:rPr>
          <w:b/>
          <w:color w:val="0000FF"/>
          <w:sz w:val="28"/>
          <w:szCs w:val="28"/>
        </w:rPr>
        <w:t>4</w:t>
      </w:r>
      <w:r>
        <w:rPr>
          <w:sz w:val="28"/>
          <w:szCs w:val="28"/>
        </w:rPr>
        <w:t>.</w:t>
      </w:r>
      <w:r>
        <w:rPr>
          <w:sz w:val="28"/>
          <w:szCs w:val="28"/>
        </w:rPr>
        <w:tab/>
        <w:t>Vietnam/ Tay/ second/ the/ largest/ are/ the/ ethnic/ in/ group.</w:t>
      </w:r>
    </w:p>
    <w:p w:rsidR="00175A28" w:rsidRDefault="00175A28" w:rsidP="008D1D00">
      <w:pPr>
        <w:tabs>
          <w:tab w:val="left" w:pos="360"/>
          <w:tab w:val="left" w:leader="underscore" w:pos="9000"/>
        </w:tabs>
        <w:spacing w:after="0" w:line="288" w:lineRule="auto"/>
        <w:jc w:val="both"/>
        <w:rPr>
          <w:sz w:val="28"/>
          <w:szCs w:val="28"/>
        </w:rPr>
      </w:pPr>
      <w:r>
        <w:rPr>
          <w:sz w:val="28"/>
          <w:szCs w:val="28"/>
        </w:rPr>
        <w:tab/>
      </w:r>
      <w:r>
        <w:rPr>
          <w:sz w:val="28"/>
          <w:szCs w:val="28"/>
        </w:rPr>
        <w:tab/>
      </w:r>
    </w:p>
    <w:p w:rsidR="00175A28" w:rsidRDefault="00175A28" w:rsidP="008D1D00">
      <w:pPr>
        <w:tabs>
          <w:tab w:val="left" w:pos="360"/>
        </w:tabs>
        <w:spacing w:after="0" w:line="288" w:lineRule="auto"/>
        <w:ind w:left="360" w:hanging="360"/>
        <w:jc w:val="both"/>
        <w:rPr>
          <w:sz w:val="28"/>
          <w:szCs w:val="28"/>
        </w:rPr>
      </w:pPr>
      <w:r>
        <w:rPr>
          <w:b/>
          <w:color w:val="0000FF"/>
          <w:sz w:val="28"/>
          <w:szCs w:val="28"/>
        </w:rPr>
        <w:t>5</w:t>
      </w:r>
      <w:r>
        <w:rPr>
          <w:sz w:val="28"/>
          <w:szCs w:val="28"/>
        </w:rPr>
        <w:t>.</w:t>
      </w:r>
      <w:r>
        <w:rPr>
          <w:sz w:val="28"/>
          <w:szCs w:val="28"/>
        </w:rPr>
        <w:tab/>
        <w:t>are/ The/ known/ Nung/ including/ music and poetry/ for/ folk-art/ richness/ traditions/ their/ of.</w:t>
      </w:r>
    </w:p>
    <w:p w:rsidR="00175A28" w:rsidRDefault="00175A28" w:rsidP="008D1D00">
      <w:pPr>
        <w:tabs>
          <w:tab w:val="left" w:pos="360"/>
          <w:tab w:val="left" w:leader="underscore" w:pos="9000"/>
        </w:tabs>
        <w:spacing w:after="0" w:line="288" w:lineRule="auto"/>
        <w:jc w:val="both"/>
        <w:rPr>
          <w:sz w:val="28"/>
          <w:szCs w:val="28"/>
        </w:rPr>
      </w:pPr>
      <w:r>
        <w:rPr>
          <w:sz w:val="28"/>
          <w:szCs w:val="28"/>
        </w:rPr>
        <w:tab/>
      </w:r>
      <w:r>
        <w:rPr>
          <w:sz w:val="28"/>
          <w:szCs w:val="28"/>
        </w:rPr>
        <w:tab/>
      </w:r>
    </w:p>
    <w:p w:rsidR="00175A28" w:rsidRDefault="00175A28" w:rsidP="008D1D00">
      <w:pPr>
        <w:tabs>
          <w:tab w:val="left" w:pos="360"/>
        </w:tabs>
        <w:spacing w:after="0" w:line="288" w:lineRule="auto"/>
        <w:jc w:val="both"/>
        <w:rPr>
          <w:sz w:val="28"/>
          <w:szCs w:val="28"/>
        </w:rPr>
      </w:pPr>
      <w:r>
        <w:rPr>
          <w:b/>
          <w:color w:val="0000FF"/>
          <w:sz w:val="28"/>
          <w:szCs w:val="28"/>
        </w:rPr>
        <w:t>6</w:t>
      </w:r>
      <w:r>
        <w:rPr>
          <w:sz w:val="28"/>
          <w:szCs w:val="28"/>
        </w:rPr>
        <w:t>.</w:t>
      </w:r>
      <w:r>
        <w:rPr>
          <w:sz w:val="28"/>
          <w:szCs w:val="28"/>
        </w:rPr>
        <w:tab/>
        <w:t>people/ a/ The/ Dao/ language/ speak/ Hmong-Dao/ of/ language system.</w:t>
      </w:r>
    </w:p>
    <w:p w:rsidR="00175A28" w:rsidRDefault="00175A28" w:rsidP="008D1D00">
      <w:pPr>
        <w:tabs>
          <w:tab w:val="left" w:pos="360"/>
          <w:tab w:val="left" w:leader="underscore" w:pos="9000"/>
        </w:tabs>
        <w:spacing w:after="0" w:line="288" w:lineRule="auto"/>
        <w:jc w:val="both"/>
        <w:rPr>
          <w:sz w:val="28"/>
          <w:szCs w:val="28"/>
        </w:rPr>
      </w:pPr>
      <w:r>
        <w:rPr>
          <w:sz w:val="28"/>
          <w:szCs w:val="28"/>
        </w:rPr>
        <w:tab/>
      </w:r>
      <w:r>
        <w:rPr>
          <w:sz w:val="28"/>
          <w:szCs w:val="28"/>
        </w:rPr>
        <w:tab/>
      </w:r>
    </w:p>
    <w:p w:rsidR="00175A28" w:rsidRDefault="00175A28" w:rsidP="008D1D00">
      <w:pPr>
        <w:tabs>
          <w:tab w:val="left" w:pos="360"/>
        </w:tabs>
        <w:spacing w:after="0" w:line="288" w:lineRule="auto"/>
        <w:jc w:val="both"/>
        <w:rPr>
          <w:sz w:val="28"/>
          <w:szCs w:val="28"/>
        </w:rPr>
      </w:pPr>
      <w:r>
        <w:rPr>
          <w:b/>
          <w:color w:val="0000FF"/>
          <w:sz w:val="28"/>
          <w:szCs w:val="28"/>
        </w:rPr>
        <w:t>7</w:t>
      </w:r>
      <w:r>
        <w:rPr>
          <w:sz w:val="28"/>
          <w:szCs w:val="28"/>
        </w:rPr>
        <w:t>.</w:t>
      </w:r>
      <w:r>
        <w:rPr>
          <w:sz w:val="28"/>
          <w:szCs w:val="28"/>
        </w:rPr>
        <w:tab/>
        <w:t>not/ as/ The/ Nung/ costume/ is/ colourful/ of/ the/ as/ that/ of/ ethnic/ other/ groups.</w:t>
      </w:r>
    </w:p>
    <w:p w:rsidR="00175A28" w:rsidRDefault="00175A28" w:rsidP="008D1D00">
      <w:pPr>
        <w:tabs>
          <w:tab w:val="left" w:pos="360"/>
          <w:tab w:val="left" w:leader="underscore" w:pos="9000"/>
        </w:tabs>
        <w:spacing w:after="0" w:line="288" w:lineRule="auto"/>
        <w:jc w:val="both"/>
        <w:rPr>
          <w:sz w:val="28"/>
          <w:szCs w:val="28"/>
        </w:rPr>
      </w:pPr>
      <w:r>
        <w:rPr>
          <w:sz w:val="28"/>
          <w:szCs w:val="28"/>
        </w:rPr>
        <w:tab/>
      </w:r>
      <w:r>
        <w:rPr>
          <w:sz w:val="28"/>
          <w:szCs w:val="28"/>
        </w:rPr>
        <w:tab/>
      </w:r>
    </w:p>
    <w:p w:rsidR="00175A28" w:rsidRDefault="00175A28" w:rsidP="008D1D00">
      <w:pPr>
        <w:tabs>
          <w:tab w:val="left" w:pos="360"/>
        </w:tabs>
        <w:spacing w:after="0" w:line="288" w:lineRule="auto"/>
        <w:jc w:val="both"/>
        <w:rPr>
          <w:sz w:val="28"/>
          <w:szCs w:val="28"/>
        </w:rPr>
      </w:pPr>
      <w:r>
        <w:rPr>
          <w:b/>
          <w:color w:val="0000FF"/>
          <w:sz w:val="28"/>
          <w:szCs w:val="28"/>
        </w:rPr>
        <w:t>8</w:t>
      </w:r>
      <w:r>
        <w:rPr>
          <w:sz w:val="28"/>
          <w:szCs w:val="28"/>
        </w:rPr>
        <w:t>,</w:t>
      </w:r>
      <w:r>
        <w:rPr>
          <w:sz w:val="28"/>
          <w:szCs w:val="28"/>
        </w:rPr>
        <w:tab/>
        <w:t xml:space="preserve">The/ Ede/ built/ on/ live/ in/ stilts/ in/ wooden/ villages/ longhouses/ as/ </w:t>
      </w:r>
      <w:r>
        <w:rPr>
          <w:i/>
          <w:sz w:val="28"/>
          <w:szCs w:val="28"/>
        </w:rPr>
        <w:t>buon</w:t>
      </w:r>
      <w:r>
        <w:rPr>
          <w:sz w:val="28"/>
          <w:szCs w:val="28"/>
        </w:rPr>
        <w:t>/ known.</w:t>
      </w:r>
    </w:p>
    <w:p w:rsidR="00175A28" w:rsidRDefault="00175A28" w:rsidP="008D1D00">
      <w:pPr>
        <w:tabs>
          <w:tab w:val="left" w:pos="360"/>
          <w:tab w:val="left" w:leader="underscore" w:pos="7560"/>
        </w:tabs>
        <w:spacing w:after="0" w:line="288" w:lineRule="auto"/>
        <w:jc w:val="both"/>
        <w:rPr>
          <w:sz w:val="28"/>
          <w:szCs w:val="28"/>
        </w:rPr>
      </w:pPr>
      <w:r>
        <w:rPr>
          <w:sz w:val="28"/>
          <w:szCs w:val="28"/>
        </w:rPr>
        <w:tab/>
        <w:t>_________________________________________________________</w:t>
      </w:r>
    </w:p>
    <w:p w:rsidR="00175A28" w:rsidRDefault="00175A28" w:rsidP="008D1D00">
      <w:pPr>
        <w:tabs>
          <w:tab w:val="left" w:pos="360"/>
          <w:tab w:val="left" w:pos="2880"/>
          <w:tab w:val="left" w:pos="5220"/>
          <w:tab w:val="left" w:pos="7560"/>
        </w:tabs>
        <w:spacing w:after="0" w:line="288" w:lineRule="auto"/>
        <w:rPr>
          <w:b/>
          <w:color w:val="0000CC"/>
          <w:sz w:val="28"/>
          <w:szCs w:val="28"/>
        </w:rPr>
      </w:pPr>
      <w:r>
        <w:rPr>
          <w:b/>
          <w:color w:val="0000CC"/>
          <w:sz w:val="28"/>
          <w:szCs w:val="28"/>
        </w:rPr>
        <w:t>IV. Write a short paragraph about how to cook traditional dish you know.</w:t>
      </w:r>
    </w:p>
    <w:p w:rsidR="00175A28" w:rsidRDefault="00175A28" w:rsidP="008D1D00">
      <w:pPr>
        <w:spacing w:after="0" w:line="288" w:lineRule="auto"/>
        <w:jc w:val="both"/>
        <w:rPr>
          <w:szCs w:val="26"/>
        </w:rPr>
      </w:pPr>
      <w:r>
        <w:rPr>
          <w:szCs w:val="26"/>
        </w:rPr>
        <w:t>……………………………………………………………………………………………………</w:t>
      </w:r>
    </w:p>
    <w:p w:rsidR="00175A28" w:rsidRDefault="00175A28" w:rsidP="008D1D00">
      <w:pPr>
        <w:spacing w:after="0" w:line="288" w:lineRule="auto"/>
        <w:jc w:val="both"/>
        <w:rPr>
          <w:szCs w:val="26"/>
        </w:rPr>
      </w:pPr>
      <w:r>
        <w:rPr>
          <w:szCs w:val="26"/>
        </w:rPr>
        <w:t>……………………………………………………………………………………………………</w:t>
      </w:r>
    </w:p>
    <w:p w:rsidR="00175A28" w:rsidRDefault="00175A28" w:rsidP="008D1D00">
      <w:pPr>
        <w:spacing w:after="0" w:line="288" w:lineRule="auto"/>
        <w:jc w:val="both"/>
        <w:rPr>
          <w:szCs w:val="26"/>
        </w:rPr>
      </w:pPr>
      <w:r>
        <w:rPr>
          <w:szCs w:val="26"/>
        </w:rPr>
        <w:t>……………………………………………………………………………………………………</w:t>
      </w:r>
    </w:p>
    <w:p w:rsidR="00175A28" w:rsidRDefault="00175A28" w:rsidP="008D1D00">
      <w:pPr>
        <w:spacing w:after="0" w:line="288" w:lineRule="auto"/>
        <w:jc w:val="both"/>
        <w:rPr>
          <w:szCs w:val="26"/>
        </w:rPr>
      </w:pPr>
      <w:r>
        <w:rPr>
          <w:szCs w:val="26"/>
        </w:rPr>
        <w:t>……………………………………………………………………………………………………</w:t>
      </w:r>
    </w:p>
    <w:p w:rsidR="00175A28" w:rsidRDefault="00175A28" w:rsidP="008D1D00">
      <w:pPr>
        <w:spacing w:after="0" w:line="288" w:lineRule="auto"/>
        <w:jc w:val="both"/>
        <w:rPr>
          <w:szCs w:val="26"/>
        </w:rPr>
      </w:pPr>
      <w:r>
        <w:rPr>
          <w:szCs w:val="26"/>
        </w:rPr>
        <w:t>……………………………………………………………………………………………………</w:t>
      </w:r>
    </w:p>
    <w:p w:rsidR="00175A28" w:rsidRDefault="00175A28" w:rsidP="008D1D00">
      <w:pPr>
        <w:spacing w:after="0" w:line="288" w:lineRule="auto"/>
        <w:jc w:val="both"/>
        <w:rPr>
          <w:szCs w:val="26"/>
        </w:rPr>
      </w:pPr>
      <w:r>
        <w:rPr>
          <w:szCs w:val="26"/>
        </w:rPr>
        <w:t>……………………………………………………………………………………………………</w:t>
      </w:r>
    </w:p>
    <w:p w:rsidR="00175A28" w:rsidRDefault="00175A28" w:rsidP="008D1D00">
      <w:pPr>
        <w:spacing w:after="0" w:line="288" w:lineRule="auto"/>
        <w:jc w:val="both"/>
        <w:rPr>
          <w:szCs w:val="26"/>
        </w:rPr>
      </w:pPr>
      <w:r>
        <w:rPr>
          <w:szCs w:val="26"/>
        </w:rPr>
        <w:t>……………………………………………………………………………………………………</w:t>
      </w:r>
    </w:p>
    <w:p w:rsidR="00175A28" w:rsidRDefault="00175A28" w:rsidP="008D1D00">
      <w:pPr>
        <w:spacing w:after="0" w:line="288" w:lineRule="auto"/>
        <w:jc w:val="both"/>
        <w:rPr>
          <w:szCs w:val="26"/>
        </w:rPr>
      </w:pPr>
      <w:r>
        <w:rPr>
          <w:szCs w:val="26"/>
        </w:rPr>
        <w:t>……………………………………………………………………………………………………</w:t>
      </w:r>
    </w:p>
    <w:p w:rsidR="00175A28" w:rsidRDefault="00175A28" w:rsidP="008D1D00">
      <w:pPr>
        <w:spacing w:after="0" w:line="288" w:lineRule="auto"/>
        <w:jc w:val="both"/>
        <w:rPr>
          <w:szCs w:val="26"/>
        </w:rPr>
      </w:pPr>
      <w:r>
        <w:rPr>
          <w:szCs w:val="26"/>
        </w:rPr>
        <w:t>……………………………………………………………………………………………………</w:t>
      </w:r>
    </w:p>
    <w:p w:rsidR="00175A28" w:rsidRPr="00AC5418" w:rsidRDefault="00175A28" w:rsidP="008D1D00">
      <w:pPr>
        <w:spacing w:after="0" w:line="288" w:lineRule="auto"/>
        <w:rPr>
          <w:b/>
          <w:color w:val="FF0000"/>
          <w:sz w:val="28"/>
          <w:szCs w:val="28"/>
        </w:rPr>
      </w:pPr>
    </w:p>
    <w:p w:rsidR="00426DE0" w:rsidRDefault="007F2610" w:rsidP="008D1D00">
      <w:pPr>
        <w:spacing w:after="0" w:line="288" w:lineRule="auto"/>
        <w:jc w:val="center"/>
        <w:rPr>
          <w:b/>
          <w:color w:val="000099"/>
          <w:sz w:val="28"/>
          <w:szCs w:val="28"/>
        </w:rPr>
      </w:pPr>
      <w:r w:rsidRPr="00AC5418">
        <w:rPr>
          <w:b/>
          <w:color w:val="000099"/>
          <w:sz w:val="28"/>
          <w:szCs w:val="28"/>
        </w:rPr>
        <w:t>===================================================</w:t>
      </w:r>
    </w:p>
    <w:p w:rsidR="006702AD" w:rsidRDefault="006702AD" w:rsidP="008D1D00">
      <w:pPr>
        <w:tabs>
          <w:tab w:val="left" w:pos="360"/>
          <w:tab w:val="left" w:pos="2880"/>
          <w:tab w:val="left" w:pos="5220"/>
          <w:tab w:val="left" w:pos="7560"/>
        </w:tabs>
        <w:spacing w:after="0" w:line="288" w:lineRule="auto"/>
        <w:jc w:val="center"/>
        <w:rPr>
          <w:b/>
          <w:color w:val="FF0000"/>
          <w:sz w:val="28"/>
          <w:szCs w:val="28"/>
          <w:highlight w:val="yellow"/>
        </w:rPr>
      </w:pPr>
    </w:p>
    <w:p w:rsidR="008D1D00" w:rsidRDefault="008D1D00" w:rsidP="008D1D00">
      <w:pPr>
        <w:tabs>
          <w:tab w:val="left" w:pos="360"/>
          <w:tab w:val="left" w:pos="2880"/>
          <w:tab w:val="left" w:pos="5220"/>
          <w:tab w:val="left" w:pos="7560"/>
        </w:tabs>
        <w:spacing w:after="0" w:line="288" w:lineRule="auto"/>
        <w:jc w:val="center"/>
        <w:rPr>
          <w:b/>
          <w:color w:val="FF0000"/>
          <w:sz w:val="28"/>
          <w:szCs w:val="28"/>
          <w:highlight w:val="yellow"/>
        </w:rPr>
      </w:pPr>
    </w:p>
    <w:p w:rsidR="008D1D00" w:rsidRDefault="008D1D00" w:rsidP="008D1D00">
      <w:pPr>
        <w:tabs>
          <w:tab w:val="left" w:pos="360"/>
          <w:tab w:val="left" w:pos="2880"/>
          <w:tab w:val="left" w:pos="5220"/>
          <w:tab w:val="left" w:pos="7560"/>
        </w:tabs>
        <w:spacing w:after="0" w:line="288" w:lineRule="auto"/>
        <w:jc w:val="center"/>
        <w:rPr>
          <w:b/>
          <w:color w:val="FF0000"/>
          <w:sz w:val="28"/>
          <w:szCs w:val="28"/>
          <w:highlight w:val="yellow"/>
        </w:rPr>
      </w:pPr>
    </w:p>
    <w:p w:rsidR="008D1D00" w:rsidRDefault="008D1D00" w:rsidP="008D1D00">
      <w:pPr>
        <w:tabs>
          <w:tab w:val="left" w:pos="360"/>
          <w:tab w:val="left" w:pos="2880"/>
          <w:tab w:val="left" w:pos="5220"/>
          <w:tab w:val="left" w:pos="7560"/>
        </w:tabs>
        <w:spacing w:after="0" w:line="288" w:lineRule="auto"/>
        <w:jc w:val="center"/>
        <w:rPr>
          <w:b/>
          <w:color w:val="FF0000"/>
          <w:sz w:val="28"/>
          <w:szCs w:val="28"/>
          <w:highlight w:val="yellow"/>
        </w:rPr>
      </w:pPr>
    </w:p>
    <w:p w:rsidR="008D1D00" w:rsidRDefault="008D1D00" w:rsidP="008D1D00">
      <w:pPr>
        <w:tabs>
          <w:tab w:val="left" w:pos="360"/>
          <w:tab w:val="left" w:pos="2880"/>
          <w:tab w:val="left" w:pos="5220"/>
          <w:tab w:val="left" w:pos="7560"/>
        </w:tabs>
        <w:spacing w:after="0" w:line="288" w:lineRule="auto"/>
        <w:jc w:val="center"/>
        <w:rPr>
          <w:b/>
          <w:color w:val="FF0000"/>
          <w:sz w:val="28"/>
          <w:szCs w:val="28"/>
          <w:highlight w:val="yellow"/>
        </w:rPr>
      </w:pPr>
    </w:p>
    <w:p w:rsidR="008D1D00" w:rsidRDefault="008D1D00" w:rsidP="008D1D00">
      <w:pPr>
        <w:tabs>
          <w:tab w:val="left" w:pos="360"/>
          <w:tab w:val="left" w:pos="2880"/>
          <w:tab w:val="left" w:pos="5220"/>
          <w:tab w:val="left" w:pos="7560"/>
        </w:tabs>
        <w:spacing w:after="0" w:line="288" w:lineRule="auto"/>
        <w:jc w:val="center"/>
        <w:rPr>
          <w:b/>
          <w:color w:val="FF0000"/>
          <w:sz w:val="28"/>
          <w:szCs w:val="28"/>
          <w:highlight w:val="yellow"/>
        </w:rPr>
      </w:pPr>
    </w:p>
    <w:p w:rsidR="008D1D00" w:rsidRDefault="008D1D00" w:rsidP="008D1D00">
      <w:pPr>
        <w:tabs>
          <w:tab w:val="left" w:pos="360"/>
          <w:tab w:val="left" w:pos="2880"/>
          <w:tab w:val="left" w:pos="5220"/>
          <w:tab w:val="left" w:pos="7560"/>
        </w:tabs>
        <w:spacing w:after="0" w:line="288" w:lineRule="auto"/>
        <w:jc w:val="center"/>
        <w:rPr>
          <w:b/>
          <w:color w:val="FF0000"/>
          <w:sz w:val="28"/>
          <w:szCs w:val="28"/>
          <w:highlight w:val="yellow"/>
        </w:rPr>
      </w:pPr>
    </w:p>
    <w:p w:rsidR="008D1D00" w:rsidRDefault="008D1D00" w:rsidP="008D1D00">
      <w:pPr>
        <w:tabs>
          <w:tab w:val="left" w:pos="360"/>
          <w:tab w:val="left" w:pos="2880"/>
          <w:tab w:val="left" w:pos="5220"/>
          <w:tab w:val="left" w:pos="7560"/>
        </w:tabs>
        <w:spacing w:after="0" w:line="288" w:lineRule="auto"/>
        <w:jc w:val="center"/>
        <w:rPr>
          <w:b/>
          <w:color w:val="FF0000"/>
          <w:sz w:val="28"/>
          <w:szCs w:val="28"/>
          <w:highlight w:val="yellow"/>
        </w:rPr>
      </w:pPr>
    </w:p>
    <w:p w:rsidR="008D1D00" w:rsidRDefault="008D1D00" w:rsidP="008D1D00">
      <w:pPr>
        <w:tabs>
          <w:tab w:val="left" w:pos="360"/>
          <w:tab w:val="left" w:pos="2880"/>
          <w:tab w:val="left" w:pos="5220"/>
          <w:tab w:val="left" w:pos="7560"/>
        </w:tabs>
        <w:spacing w:after="0" w:line="288" w:lineRule="auto"/>
        <w:jc w:val="center"/>
        <w:rPr>
          <w:b/>
          <w:color w:val="FF0000"/>
          <w:sz w:val="28"/>
          <w:szCs w:val="28"/>
          <w:highlight w:val="yellow"/>
        </w:rPr>
      </w:pPr>
    </w:p>
    <w:p w:rsidR="008D1D00" w:rsidRDefault="008D1D00" w:rsidP="008D1D00">
      <w:pPr>
        <w:tabs>
          <w:tab w:val="left" w:pos="360"/>
          <w:tab w:val="left" w:pos="2880"/>
          <w:tab w:val="left" w:pos="5220"/>
          <w:tab w:val="left" w:pos="7560"/>
        </w:tabs>
        <w:spacing w:after="0" w:line="288" w:lineRule="auto"/>
        <w:jc w:val="center"/>
        <w:rPr>
          <w:b/>
          <w:color w:val="FF0000"/>
          <w:sz w:val="28"/>
          <w:szCs w:val="28"/>
          <w:highlight w:val="yellow"/>
        </w:rPr>
      </w:pPr>
    </w:p>
    <w:p w:rsidR="008D1D00" w:rsidRDefault="008D1D00" w:rsidP="008D1D00">
      <w:pPr>
        <w:tabs>
          <w:tab w:val="left" w:pos="360"/>
          <w:tab w:val="left" w:pos="2880"/>
          <w:tab w:val="left" w:pos="5220"/>
          <w:tab w:val="left" w:pos="7560"/>
        </w:tabs>
        <w:spacing w:after="0" w:line="288" w:lineRule="auto"/>
        <w:jc w:val="center"/>
        <w:rPr>
          <w:b/>
          <w:color w:val="FF0000"/>
          <w:sz w:val="28"/>
          <w:szCs w:val="28"/>
          <w:highlight w:val="yellow"/>
        </w:rPr>
      </w:pPr>
    </w:p>
    <w:p w:rsidR="008D1D00" w:rsidRDefault="008D1D00" w:rsidP="008D1D00">
      <w:pPr>
        <w:tabs>
          <w:tab w:val="left" w:pos="360"/>
          <w:tab w:val="left" w:pos="2880"/>
          <w:tab w:val="left" w:pos="5220"/>
          <w:tab w:val="left" w:pos="7560"/>
        </w:tabs>
        <w:spacing w:after="0" w:line="288" w:lineRule="auto"/>
        <w:jc w:val="center"/>
        <w:rPr>
          <w:b/>
          <w:color w:val="FF0000"/>
          <w:sz w:val="28"/>
          <w:szCs w:val="28"/>
          <w:highlight w:val="yellow"/>
        </w:rPr>
      </w:pPr>
    </w:p>
    <w:p w:rsidR="008D1D00" w:rsidRDefault="008D1D00" w:rsidP="008D1D00">
      <w:pPr>
        <w:tabs>
          <w:tab w:val="left" w:pos="360"/>
          <w:tab w:val="left" w:pos="2880"/>
          <w:tab w:val="left" w:pos="5220"/>
          <w:tab w:val="left" w:pos="7560"/>
        </w:tabs>
        <w:spacing w:after="0" w:line="288" w:lineRule="auto"/>
        <w:jc w:val="center"/>
        <w:rPr>
          <w:b/>
          <w:color w:val="FF0000"/>
          <w:sz w:val="28"/>
          <w:szCs w:val="28"/>
          <w:highlight w:val="yellow"/>
        </w:rPr>
      </w:pPr>
    </w:p>
    <w:p w:rsidR="008D1D00" w:rsidRDefault="008D1D00" w:rsidP="008D1D00">
      <w:pPr>
        <w:tabs>
          <w:tab w:val="left" w:pos="360"/>
          <w:tab w:val="left" w:pos="2880"/>
          <w:tab w:val="left" w:pos="5220"/>
          <w:tab w:val="left" w:pos="7560"/>
        </w:tabs>
        <w:spacing w:after="0" w:line="288" w:lineRule="auto"/>
        <w:jc w:val="center"/>
        <w:rPr>
          <w:b/>
          <w:color w:val="FF0000"/>
          <w:sz w:val="28"/>
          <w:szCs w:val="28"/>
          <w:highlight w:val="yellow"/>
        </w:rPr>
      </w:pPr>
    </w:p>
    <w:p w:rsidR="008D1D00" w:rsidRDefault="008D1D00" w:rsidP="008D1D00">
      <w:pPr>
        <w:tabs>
          <w:tab w:val="left" w:pos="360"/>
          <w:tab w:val="left" w:pos="2880"/>
          <w:tab w:val="left" w:pos="5220"/>
          <w:tab w:val="left" w:pos="7560"/>
        </w:tabs>
        <w:spacing w:after="0" w:line="288" w:lineRule="auto"/>
        <w:jc w:val="center"/>
        <w:rPr>
          <w:b/>
          <w:color w:val="FF0000"/>
          <w:sz w:val="28"/>
          <w:szCs w:val="28"/>
          <w:highlight w:val="yellow"/>
        </w:rPr>
      </w:pPr>
    </w:p>
    <w:p w:rsidR="006702AD" w:rsidRDefault="006702AD" w:rsidP="008D1D00">
      <w:pPr>
        <w:tabs>
          <w:tab w:val="left" w:pos="360"/>
          <w:tab w:val="left" w:pos="2880"/>
          <w:tab w:val="left" w:pos="5220"/>
          <w:tab w:val="left" w:pos="7560"/>
        </w:tabs>
        <w:spacing w:after="0" w:line="288" w:lineRule="auto"/>
        <w:jc w:val="center"/>
        <w:rPr>
          <w:b/>
          <w:color w:val="FF0000"/>
          <w:sz w:val="28"/>
          <w:szCs w:val="28"/>
        </w:rPr>
      </w:pPr>
      <w:r w:rsidRPr="00C32D4C">
        <w:rPr>
          <w:b/>
          <w:color w:val="FF0000"/>
          <w:sz w:val="28"/>
          <w:szCs w:val="28"/>
          <w:highlight w:val="yellow"/>
        </w:rPr>
        <w:t>ANSWER KEYS</w:t>
      </w:r>
    </w:p>
    <w:p w:rsidR="006702AD" w:rsidRPr="00AC5418" w:rsidRDefault="006702AD" w:rsidP="008D1D00">
      <w:pPr>
        <w:spacing w:after="0" w:line="288" w:lineRule="auto"/>
        <w:jc w:val="center"/>
        <w:rPr>
          <w:b/>
          <w:color w:val="FF0000"/>
          <w:sz w:val="28"/>
          <w:szCs w:val="28"/>
        </w:rPr>
      </w:pPr>
      <w:r w:rsidRPr="00AC5418">
        <w:rPr>
          <w:b/>
          <w:color w:val="FF0000"/>
          <w:sz w:val="28"/>
          <w:szCs w:val="28"/>
        </w:rPr>
        <w:t xml:space="preserve">UNIT </w:t>
      </w:r>
      <w:r w:rsidR="008078FE">
        <w:rPr>
          <w:b/>
          <w:color w:val="FF0000"/>
          <w:sz w:val="28"/>
          <w:szCs w:val="28"/>
        </w:rPr>
        <w:t>3: PEOPLES OF VIET NAM</w:t>
      </w:r>
    </w:p>
    <w:p w:rsidR="006702AD" w:rsidRPr="00C32D4C" w:rsidRDefault="008D1D00" w:rsidP="008D1D00">
      <w:pPr>
        <w:spacing w:after="0" w:line="288" w:lineRule="auto"/>
        <w:rPr>
          <w:b/>
          <w:color w:val="FF0000"/>
          <w:sz w:val="28"/>
          <w:szCs w:val="28"/>
        </w:rPr>
      </w:pPr>
      <w:r>
        <w:rPr>
          <w:rFonts w:ascii="Calibri" w:hAnsi="Calibri" w:cs="Calibri"/>
          <w:b/>
          <w:color w:val="FF0000"/>
          <w:sz w:val="28"/>
          <w:szCs w:val="28"/>
        </w:rPr>
        <w:t>❶</w:t>
      </w:r>
      <w:r w:rsidR="006702AD" w:rsidRPr="00C32D4C">
        <w:rPr>
          <w:b/>
          <w:color w:val="FF0000"/>
          <w:sz w:val="28"/>
          <w:szCs w:val="28"/>
        </w:rPr>
        <w:t>. PHONETICS</w:t>
      </w:r>
    </w:p>
    <w:p w:rsidR="00096650" w:rsidRDefault="006702AD" w:rsidP="008D1D00">
      <w:pPr>
        <w:spacing w:after="0" w:line="288" w:lineRule="auto"/>
        <w:rPr>
          <w:b/>
          <w:color w:val="3333FF"/>
          <w:sz w:val="28"/>
          <w:szCs w:val="28"/>
        </w:rPr>
      </w:pPr>
      <w:r w:rsidRPr="00B04FE0">
        <w:rPr>
          <w:b/>
          <w:color w:val="0000CC"/>
          <w:sz w:val="28"/>
          <w:szCs w:val="28"/>
        </w:rPr>
        <w:t>I. Choose the words whose underlined part is pronounced differently from that of the others in each group</w:t>
      </w:r>
      <w:r w:rsidR="00096650">
        <w:rPr>
          <w:b/>
          <w:color w:val="3333FF"/>
          <w:sz w:val="28"/>
          <w:szCs w:val="28"/>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28"/>
        <w:gridCol w:w="2028"/>
        <w:gridCol w:w="2027"/>
        <w:gridCol w:w="2027"/>
        <w:gridCol w:w="2027"/>
      </w:tblGrid>
      <w:tr w:rsidR="00096650" w:rsidRPr="00216084" w:rsidTr="00E15BFF">
        <w:trPr>
          <w:jc w:val="center"/>
        </w:trPr>
        <w:tc>
          <w:tcPr>
            <w:tcW w:w="2028" w:type="dxa"/>
          </w:tcPr>
          <w:p w:rsidR="00096650" w:rsidRPr="00216084" w:rsidRDefault="00096650" w:rsidP="008D1D00">
            <w:pPr>
              <w:spacing w:after="0" w:line="288" w:lineRule="auto"/>
              <w:rPr>
                <w:color w:val="C00000"/>
                <w:sz w:val="28"/>
                <w:szCs w:val="28"/>
              </w:rPr>
            </w:pPr>
            <w:r>
              <w:rPr>
                <w:color w:val="C00000"/>
                <w:sz w:val="28"/>
                <w:szCs w:val="28"/>
              </w:rPr>
              <w:t xml:space="preserve">1. C </w:t>
            </w:r>
          </w:p>
        </w:tc>
        <w:tc>
          <w:tcPr>
            <w:tcW w:w="2028" w:type="dxa"/>
          </w:tcPr>
          <w:p w:rsidR="00096650" w:rsidRPr="00216084" w:rsidRDefault="00096650" w:rsidP="008D1D00">
            <w:pPr>
              <w:spacing w:after="0" w:line="288" w:lineRule="auto"/>
              <w:rPr>
                <w:color w:val="C00000"/>
                <w:sz w:val="28"/>
                <w:szCs w:val="28"/>
              </w:rPr>
            </w:pPr>
            <w:r>
              <w:rPr>
                <w:color w:val="C00000"/>
                <w:sz w:val="28"/>
                <w:szCs w:val="28"/>
              </w:rPr>
              <w:t>7. D</w:t>
            </w:r>
          </w:p>
        </w:tc>
        <w:tc>
          <w:tcPr>
            <w:tcW w:w="2027" w:type="dxa"/>
          </w:tcPr>
          <w:p w:rsidR="00096650" w:rsidRPr="00216084" w:rsidRDefault="00096650" w:rsidP="008D1D00">
            <w:pPr>
              <w:spacing w:after="0" w:line="288" w:lineRule="auto"/>
              <w:rPr>
                <w:color w:val="C00000"/>
                <w:sz w:val="28"/>
                <w:szCs w:val="28"/>
              </w:rPr>
            </w:pPr>
            <w:r>
              <w:rPr>
                <w:color w:val="C00000"/>
                <w:sz w:val="28"/>
                <w:szCs w:val="28"/>
              </w:rPr>
              <w:t xml:space="preserve">13. B </w:t>
            </w:r>
          </w:p>
        </w:tc>
        <w:tc>
          <w:tcPr>
            <w:tcW w:w="2027" w:type="dxa"/>
          </w:tcPr>
          <w:p w:rsidR="00096650" w:rsidRPr="00216084" w:rsidRDefault="00096650" w:rsidP="008D1D00">
            <w:pPr>
              <w:spacing w:after="0" w:line="288" w:lineRule="auto"/>
              <w:rPr>
                <w:color w:val="C00000"/>
                <w:sz w:val="28"/>
                <w:szCs w:val="28"/>
              </w:rPr>
            </w:pPr>
            <w:r>
              <w:rPr>
                <w:color w:val="C00000"/>
                <w:sz w:val="28"/>
                <w:szCs w:val="28"/>
              </w:rPr>
              <w:t>19. D</w:t>
            </w:r>
          </w:p>
        </w:tc>
        <w:tc>
          <w:tcPr>
            <w:tcW w:w="2027" w:type="dxa"/>
          </w:tcPr>
          <w:p w:rsidR="00096650" w:rsidRPr="00216084" w:rsidRDefault="00096650" w:rsidP="008D1D00">
            <w:pPr>
              <w:spacing w:after="0" w:line="288" w:lineRule="auto"/>
              <w:rPr>
                <w:color w:val="C00000"/>
                <w:sz w:val="28"/>
                <w:szCs w:val="28"/>
              </w:rPr>
            </w:pPr>
            <w:r>
              <w:rPr>
                <w:color w:val="C00000"/>
                <w:sz w:val="28"/>
                <w:szCs w:val="28"/>
              </w:rPr>
              <w:t>25. A</w:t>
            </w:r>
          </w:p>
        </w:tc>
      </w:tr>
      <w:tr w:rsidR="00096650" w:rsidRPr="00216084" w:rsidTr="00E15BFF">
        <w:trPr>
          <w:jc w:val="center"/>
        </w:trPr>
        <w:tc>
          <w:tcPr>
            <w:tcW w:w="2028" w:type="dxa"/>
          </w:tcPr>
          <w:p w:rsidR="00096650" w:rsidRPr="00216084" w:rsidRDefault="00096650" w:rsidP="008D1D00">
            <w:pPr>
              <w:spacing w:after="0" w:line="288" w:lineRule="auto"/>
              <w:rPr>
                <w:color w:val="C00000"/>
                <w:sz w:val="28"/>
                <w:szCs w:val="28"/>
              </w:rPr>
            </w:pPr>
            <w:r>
              <w:rPr>
                <w:color w:val="C00000"/>
                <w:sz w:val="28"/>
                <w:szCs w:val="28"/>
              </w:rPr>
              <w:t>2. D</w:t>
            </w:r>
          </w:p>
        </w:tc>
        <w:tc>
          <w:tcPr>
            <w:tcW w:w="2028" w:type="dxa"/>
          </w:tcPr>
          <w:p w:rsidR="00096650" w:rsidRPr="00216084" w:rsidRDefault="00096650" w:rsidP="008D1D00">
            <w:pPr>
              <w:spacing w:after="0" w:line="288" w:lineRule="auto"/>
              <w:rPr>
                <w:color w:val="C00000"/>
                <w:sz w:val="28"/>
                <w:szCs w:val="28"/>
              </w:rPr>
            </w:pPr>
            <w:r>
              <w:rPr>
                <w:color w:val="C00000"/>
                <w:sz w:val="28"/>
                <w:szCs w:val="28"/>
              </w:rPr>
              <w:t>8. C</w:t>
            </w:r>
          </w:p>
        </w:tc>
        <w:tc>
          <w:tcPr>
            <w:tcW w:w="2027" w:type="dxa"/>
          </w:tcPr>
          <w:p w:rsidR="00096650" w:rsidRPr="00216084" w:rsidRDefault="00096650" w:rsidP="008D1D00">
            <w:pPr>
              <w:spacing w:after="0" w:line="288" w:lineRule="auto"/>
              <w:rPr>
                <w:color w:val="C00000"/>
                <w:sz w:val="28"/>
                <w:szCs w:val="28"/>
              </w:rPr>
            </w:pPr>
            <w:r>
              <w:rPr>
                <w:color w:val="C00000"/>
                <w:sz w:val="28"/>
                <w:szCs w:val="28"/>
              </w:rPr>
              <w:t>14. D</w:t>
            </w:r>
          </w:p>
        </w:tc>
        <w:tc>
          <w:tcPr>
            <w:tcW w:w="2027" w:type="dxa"/>
          </w:tcPr>
          <w:p w:rsidR="00096650" w:rsidRPr="00216084" w:rsidRDefault="00096650" w:rsidP="008D1D00">
            <w:pPr>
              <w:spacing w:after="0" w:line="288" w:lineRule="auto"/>
              <w:rPr>
                <w:color w:val="C00000"/>
                <w:sz w:val="28"/>
                <w:szCs w:val="28"/>
              </w:rPr>
            </w:pPr>
            <w:r>
              <w:rPr>
                <w:color w:val="C00000"/>
                <w:sz w:val="28"/>
                <w:szCs w:val="28"/>
              </w:rPr>
              <w:t>20. B</w:t>
            </w:r>
          </w:p>
        </w:tc>
        <w:tc>
          <w:tcPr>
            <w:tcW w:w="2027" w:type="dxa"/>
          </w:tcPr>
          <w:p w:rsidR="00096650" w:rsidRPr="00216084" w:rsidRDefault="00096650" w:rsidP="008D1D00">
            <w:pPr>
              <w:spacing w:after="0" w:line="288" w:lineRule="auto"/>
              <w:rPr>
                <w:color w:val="C00000"/>
                <w:sz w:val="28"/>
                <w:szCs w:val="28"/>
              </w:rPr>
            </w:pPr>
            <w:r>
              <w:rPr>
                <w:color w:val="C00000"/>
                <w:sz w:val="28"/>
                <w:szCs w:val="28"/>
              </w:rPr>
              <w:t>26. C</w:t>
            </w:r>
          </w:p>
        </w:tc>
      </w:tr>
      <w:tr w:rsidR="00096650" w:rsidRPr="00216084" w:rsidTr="00E15BFF">
        <w:trPr>
          <w:jc w:val="center"/>
        </w:trPr>
        <w:tc>
          <w:tcPr>
            <w:tcW w:w="2028" w:type="dxa"/>
          </w:tcPr>
          <w:p w:rsidR="00096650" w:rsidRPr="00216084" w:rsidRDefault="00096650" w:rsidP="008D1D00">
            <w:pPr>
              <w:spacing w:after="0" w:line="288" w:lineRule="auto"/>
              <w:rPr>
                <w:color w:val="C00000"/>
                <w:sz w:val="28"/>
                <w:szCs w:val="28"/>
              </w:rPr>
            </w:pPr>
            <w:r>
              <w:rPr>
                <w:color w:val="C00000"/>
                <w:sz w:val="28"/>
                <w:szCs w:val="28"/>
              </w:rPr>
              <w:t>3. A</w:t>
            </w:r>
          </w:p>
        </w:tc>
        <w:tc>
          <w:tcPr>
            <w:tcW w:w="2028" w:type="dxa"/>
          </w:tcPr>
          <w:p w:rsidR="00096650" w:rsidRPr="00216084" w:rsidRDefault="00096650" w:rsidP="008D1D00">
            <w:pPr>
              <w:spacing w:after="0" w:line="288" w:lineRule="auto"/>
              <w:rPr>
                <w:color w:val="C00000"/>
                <w:sz w:val="28"/>
                <w:szCs w:val="28"/>
              </w:rPr>
            </w:pPr>
            <w:r>
              <w:rPr>
                <w:color w:val="C00000"/>
                <w:sz w:val="28"/>
                <w:szCs w:val="28"/>
              </w:rPr>
              <w:t>9. B</w:t>
            </w:r>
          </w:p>
        </w:tc>
        <w:tc>
          <w:tcPr>
            <w:tcW w:w="2027" w:type="dxa"/>
          </w:tcPr>
          <w:p w:rsidR="00096650" w:rsidRPr="00216084" w:rsidRDefault="00096650" w:rsidP="008D1D00">
            <w:pPr>
              <w:spacing w:after="0" w:line="288" w:lineRule="auto"/>
              <w:rPr>
                <w:color w:val="C00000"/>
                <w:sz w:val="28"/>
                <w:szCs w:val="28"/>
              </w:rPr>
            </w:pPr>
            <w:r>
              <w:rPr>
                <w:color w:val="C00000"/>
                <w:sz w:val="28"/>
                <w:szCs w:val="28"/>
              </w:rPr>
              <w:t>15. A</w:t>
            </w:r>
          </w:p>
        </w:tc>
        <w:tc>
          <w:tcPr>
            <w:tcW w:w="2027" w:type="dxa"/>
          </w:tcPr>
          <w:p w:rsidR="00096650" w:rsidRPr="00216084" w:rsidRDefault="00096650" w:rsidP="008D1D00">
            <w:pPr>
              <w:spacing w:after="0" w:line="288" w:lineRule="auto"/>
              <w:rPr>
                <w:color w:val="C00000"/>
                <w:sz w:val="28"/>
                <w:szCs w:val="28"/>
              </w:rPr>
            </w:pPr>
            <w:r>
              <w:rPr>
                <w:color w:val="C00000"/>
                <w:sz w:val="28"/>
                <w:szCs w:val="28"/>
              </w:rPr>
              <w:t>21. A</w:t>
            </w:r>
          </w:p>
        </w:tc>
        <w:tc>
          <w:tcPr>
            <w:tcW w:w="2027" w:type="dxa"/>
          </w:tcPr>
          <w:p w:rsidR="00096650" w:rsidRPr="00216084" w:rsidRDefault="00096650" w:rsidP="008D1D00">
            <w:pPr>
              <w:spacing w:after="0" w:line="288" w:lineRule="auto"/>
              <w:rPr>
                <w:color w:val="C00000"/>
                <w:sz w:val="28"/>
                <w:szCs w:val="28"/>
              </w:rPr>
            </w:pPr>
            <w:r>
              <w:rPr>
                <w:color w:val="C00000"/>
                <w:sz w:val="28"/>
                <w:szCs w:val="28"/>
              </w:rPr>
              <w:t>27. D</w:t>
            </w:r>
          </w:p>
        </w:tc>
      </w:tr>
      <w:tr w:rsidR="00096650" w:rsidRPr="00216084" w:rsidTr="00E15BFF">
        <w:trPr>
          <w:jc w:val="center"/>
        </w:trPr>
        <w:tc>
          <w:tcPr>
            <w:tcW w:w="2028" w:type="dxa"/>
          </w:tcPr>
          <w:p w:rsidR="00096650" w:rsidRPr="00216084" w:rsidRDefault="00096650" w:rsidP="008D1D00">
            <w:pPr>
              <w:spacing w:after="0" w:line="288" w:lineRule="auto"/>
              <w:rPr>
                <w:color w:val="C00000"/>
                <w:sz w:val="28"/>
                <w:szCs w:val="28"/>
              </w:rPr>
            </w:pPr>
            <w:r>
              <w:rPr>
                <w:color w:val="C00000"/>
                <w:sz w:val="28"/>
                <w:szCs w:val="28"/>
              </w:rPr>
              <w:t>4. A</w:t>
            </w:r>
          </w:p>
        </w:tc>
        <w:tc>
          <w:tcPr>
            <w:tcW w:w="2028" w:type="dxa"/>
          </w:tcPr>
          <w:p w:rsidR="00096650" w:rsidRPr="00216084" w:rsidRDefault="00096650" w:rsidP="008D1D00">
            <w:pPr>
              <w:spacing w:after="0" w:line="288" w:lineRule="auto"/>
              <w:rPr>
                <w:color w:val="C00000"/>
                <w:sz w:val="28"/>
                <w:szCs w:val="28"/>
              </w:rPr>
            </w:pPr>
            <w:r>
              <w:rPr>
                <w:color w:val="C00000"/>
                <w:sz w:val="28"/>
                <w:szCs w:val="28"/>
              </w:rPr>
              <w:t>10. A</w:t>
            </w:r>
          </w:p>
        </w:tc>
        <w:tc>
          <w:tcPr>
            <w:tcW w:w="2027" w:type="dxa"/>
          </w:tcPr>
          <w:p w:rsidR="00096650" w:rsidRPr="00216084" w:rsidRDefault="00096650" w:rsidP="008D1D00">
            <w:pPr>
              <w:spacing w:after="0" w:line="288" w:lineRule="auto"/>
              <w:rPr>
                <w:color w:val="C00000"/>
                <w:sz w:val="28"/>
                <w:szCs w:val="28"/>
              </w:rPr>
            </w:pPr>
            <w:r>
              <w:rPr>
                <w:color w:val="C00000"/>
                <w:sz w:val="28"/>
                <w:szCs w:val="28"/>
              </w:rPr>
              <w:t>16. A</w:t>
            </w:r>
          </w:p>
        </w:tc>
        <w:tc>
          <w:tcPr>
            <w:tcW w:w="2027" w:type="dxa"/>
          </w:tcPr>
          <w:p w:rsidR="00096650" w:rsidRPr="00216084" w:rsidRDefault="00096650" w:rsidP="008D1D00">
            <w:pPr>
              <w:spacing w:after="0" w:line="288" w:lineRule="auto"/>
              <w:rPr>
                <w:color w:val="C00000"/>
                <w:sz w:val="28"/>
                <w:szCs w:val="28"/>
              </w:rPr>
            </w:pPr>
            <w:r>
              <w:rPr>
                <w:color w:val="C00000"/>
                <w:sz w:val="28"/>
                <w:szCs w:val="28"/>
              </w:rPr>
              <w:t>22. D</w:t>
            </w:r>
          </w:p>
        </w:tc>
        <w:tc>
          <w:tcPr>
            <w:tcW w:w="2027" w:type="dxa"/>
          </w:tcPr>
          <w:p w:rsidR="00096650" w:rsidRPr="00216084" w:rsidRDefault="00096650" w:rsidP="008D1D00">
            <w:pPr>
              <w:spacing w:after="0" w:line="288" w:lineRule="auto"/>
              <w:rPr>
                <w:color w:val="C00000"/>
                <w:sz w:val="28"/>
                <w:szCs w:val="28"/>
              </w:rPr>
            </w:pPr>
            <w:r>
              <w:rPr>
                <w:color w:val="C00000"/>
                <w:sz w:val="28"/>
                <w:szCs w:val="28"/>
              </w:rPr>
              <w:t>28. B</w:t>
            </w:r>
          </w:p>
        </w:tc>
      </w:tr>
      <w:tr w:rsidR="00096650" w:rsidRPr="00216084" w:rsidTr="00E15BFF">
        <w:trPr>
          <w:jc w:val="center"/>
        </w:trPr>
        <w:tc>
          <w:tcPr>
            <w:tcW w:w="2028" w:type="dxa"/>
          </w:tcPr>
          <w:p w:rsidR="00096650" w:rsidRPr="00216084" w:rsidRDefault="00096650" w:rsidP="008D1D00">
            <w:pPr>
              <w:spacing w:after="0" w:line="288" w:lineRule="auto"/>
              <w:rPr>
                <w:color w:val="C00000"/>
                <w:sz w:val="28"/>
                <w:szCs w:val="28"/>
              </w:rPr>
            </w:pPr>
            <w:r>
              <w:rPr>
                <w:color w:val="C00000"/>
                <w:sz w:val="28"/>
                <w:szCs w:val="28"/>
              </w:rPr>
              <w:t>5. B</w:t>
            </w:r>
          </w:p>
        </w:tc>
        <w:tc>
          <w:tcPr>
            <w:tcW w:w="2028" w:type="dxa"/>
          </w:tcPr>
          <w:p w:rsidR="00096650" w:rsidRPr="00216084" w:rsidRDefault="00096650" w:rsidP="008D1D00">
            <w:pPr>
              <w:spacing w:after="0" w:line="288" w:lineRule="auto"/>
              <w:rPr>
                <w:color w:val="C00000"/>
                <w:sz w:val="28"/>
                <w:szCs w:val="28"/>
              </w:rPr>
            </w:pPr>
            <w:r>
              <w:rPr>
                <w:color w:val="C00000"/>
                <w:sz w:val="28"/>
                <w:szCs w:val="28"/>
              </w:rPr>
              <w:t>11. D</w:t>
            </w:r>
          </w:p>
        </w:tc>
        <w:tc>
          <w:tcPr>
            <w:tcW w:w="2027" w:type="dxa"/>
          </w:tcPr>
          <w:p w:rsidR="00096650" w:rsidRPr="00216084" w:rsidRDefault="00096650" w:rsidP="008D1D00">
            <w:pPr>
              <w:spacing w:after="0" w:line="288" w:lineRule="auto"/>
              <w:rPr>
                <w:color w:val="C00000"/>
                <w:sz w:val="28"/>
                <w:szCs w:val="28"/>
              </w:rPr>
            </w:pPr>
            <w:r>
              <w:rPr>
                <w:color w:val="C00000"/>
                <w:sz w:val="28"/>
                <w:szCs w:val="28"/>
              </w:rPr>
              <w:t xml:space="preserve">17. C </w:t>
            </w:r>
          </w:p>
        </w:tc>
        <w:tc>
          <w:tcPr>
            <w:tcW w:w="2027" w:type="dxa"/>
          </w:tcPr>
          <w:p w:rsidR="00096650" w:rsidRPr="00216084" w:rsidRDefault="00096650" w:rsidP="008D1D00">
            <w:pPr>
              <w:spacing w:after="0" w:line="288" w:lineRule="auto"/>
              <w:rPr>
                <w:color w:val="C00000"/>
                <w:sz w:val="28"/>
                <w:szCs w:val="28"/>
              </w:rPr>
            </w:pPr>
            <w:r>
              <w:rPr>
                <w:color w:val="C00000"/>
                <w:sz w:val="28"/>
                <w:szCs w:val="28"/>
              </w:rPr>
              <w:t>23. B</w:t>
            </w:r>
          </w:p>
        </w:tc>
        <w:tc>
          <w:tcPr>
            <w:tcW w:w="2027" w:type="dxa"/>
          </w:tcPr>
          <w:p w:rsidR="00096650" w:rsidRPr="00216084" w:rsidRDefault="00096650" w:rsidP="008D1D00">
            <w:pPr>
              <w:spacing w:after="0" w:line="288" w:lineRule="auto"/>
              <w:rPr>
                <w:color w:val="C00000"/>
                <w:sz w:val="28"/>
                <w:szCs w:val="28"/>
              </w:rPr>
            </w:pPr>
            <w:r>
              <w:rPr>
                <w:color w:val="C00000"/>
                <w:sz w:val="28"/>
                <w:szCs w:val="28"/>
              </w:rPr>
              <w:t>29. D</w:t>
            </w:r>
          </w:p>
        </w:tc>
      </w:tr>
      <w:tr w:rsidR="00096650" w:rsidRPr="00216084" w:rsidTr="00E15BFF">
        <w:trPr>
          <w:jc w:val="center"/>
        </w:trPr>
        <w:tc>
          <w:tcPr>
            <w:tcW w:w="2028" w:type="dxa"/>
          </w:tcPr>
          <w:p w:rsidR="00096650" w:rsidRPr="00216084" w:rsidRDefault="00096650" w:rsidP="008D1D00">
            <w:pPr>
              <w:spacing w:after="0" w:line="288" w:lineRule="auto"/>
              <w:rPr>
                <w:color w:val="C00000"/>
                <w:sz w:val="28"/>
                <w:szCs w:val="28"/>
              </w:rPr>
            </w:pPr>
            <w:r>
              <w:rPr>
                <w:color w:val="C00000"/>
                <w:sz w:val="28"/>
                <w:szCs w:val="28"/>
              </w:rPr>
              <w:t>6. C</w:t>
            </w:r>
          </w:p>
        </w:tc>
        <w:tc>
          <w:tcPr>
            <w:tcW w:w="2028" w:type="dxa"/>
          </w:tcPr>
          <w:p w:rsidR="00096650" w:rsidRPr="00216084" w:rsidRDefault="00096650" w:rsidP="008D1D00">
            <w:pPr>
              <w:spacing w:after="0" w:line="288" w:lineRule="auto"/>
              <w:rPr>
                <w:color w:val="C00000"/>
                <w:sz w:val="28"/>
                <w:szCs w:val="28"/>
              </w:rPr>
            </w:pPr>
            <w:r>
              <w:rPr>
                <w:color w:val="C00000"/>
                <w:sz w:val="28"/>
                <w:szCs w:val="28"/>
              </w:rPr>
              <w:t>12. C</w:t>
            </w:r>
          </w:p>
        </w:tc>
        <w:tc>
          <w:tcPr>
            <w:tcW w:w="2027" w:type="dxa"/>
          </w:tcPr>
          <w:p w:rsidR="00096650" w:rsidRPr="00216084" w:rsidRDefault="00096650" w:rsidP="008D1D00">
            <w:pPr>
              <w:spacing w:after="0" w:line="288" w:lineRule="auto"/>
              <w:rPr>
                <w:color w:val="C00000"/>
                <w:sz w:val="28"/>
                <w:szCs w:val="28"/>
              </w:rPr>
            </w:pPr>
            <w:r>
              <w:rPr>
                <w:color w:val="C00000"/>
                <w:sz w:val="28"/>
                <w:szCs w:val="28"/>
              </w:rPr>
              <w:t>18. B</w:t>
            </w:r>
          </w:p>
        </w:tc>
        <w:tc>
          <w:tcPr>
            <w:tcW w:w="2027" w:type="dxa"/>
          </w:tcPr>
          <w:p w:rsidR="00096650" w:rsidRPr="00216084" w:rsidRDefault="00096650" w:rsidP="008D1D00">
            <w:pPr>
              <w:spacing w:after="0" w:line="288" w:lineRule="auto"/>
              <w:rPr>
                <w:color w:val="C00000"/>
                <w:sz w:val="28"/>
                <w:szCs w:val="28"/>
              </w:rPr>
            </w:pPr>
            <w:r>
              <w:rPr>
                <w:color w:val="C00000"/>
                <w:sz w:val="28"/>
                <w:szCs w:val="28"/>
              </w:rPr>
              <w:t>24. A</w:t>
            </w:r>
          </w:p>
        </w:tc>
        <w:tc>
          <w:tcPr>
            <w:tcW w:w="2027" w:type="dxa"/>
          </w:tcPr>
          <w:p w:rsidR="00096650" w:rsidRPr="00216084" w:rsidRDefault="00096650" w:rsidP="008D1D00">
            <w:pPr>
              <w:spacing w:after="0" w:line="288" w:lineRule="auto"/>
              <w:rPr>
                <w:color w:val="C00000"/>
                <w:sz w:val="28"/>
                <w:szCs w:val="28"/>
              </w:rPr>
            </w:pPr>
            <w:r>
              <w:rPr>
                <w:color w:val="C00000"/>
                <w:sz w:val="28"/>
                <w:szCs w:val="28"/>
              </w:rPr>
              <w:t>30. B</w:t>
            </w:r>
          </w:p>
        </w:tc>
      </w:tr>
    </w:tbl>
    <w:p w:rsidR="003C5DFE" w:rsidRDefault="003C5DFE" w:rsidP="008D1D00">
      <w:pPr>
        <w:spacing w:after="0" w:line="288" w:lineRule="auto"/>
        <w:rPr>
          <w:b/>
          <w:color w:val="0000FF"/>
          <w:sz w:val="28"/>
          <w:szCs w:val="28"/>
        </w:rPr>
      </w:pPr>
      <w:r w:rsidRPr="00C87DA5">
        <w:rPr>
          <w:b/>
          <w:color w:val="0000FF"/>
          <w:sz w:val="28"/>
          <w:szCs w:val="28"/>
        </w:rPr>
        <w:t>II. Choose the word whose main stressed syllable is placed differently from that of the other in each group.</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28"/>
        <w:gridCol w:w="2028"/>
        <w:gridCol w:w="2027"/>
        <w:gridCol w:w="2027"/>
        <w:gridCol w:w="2027"/>
      </w:tblGrid>
      <w:tr w:rsidR="003C5DFE" w:rsidRPr="00216084" w:rsidTr="00E15BFF">
        <w:trPr>
          <w:jc w:val="center"/>
        </w:trPr>
        <w:tc>
          <w:tcPr>
            <w:tcW w:w="2028" w:type="dxa"/>
          </w:tcPr>
          <w:p w:rsidR="003C5DFE" w:rsidRPr="00216084" w:rsidRDefault="003C5DFE" w:rsidP="008D1D00">
            <w:pPr>
              <w:spacing w:after="0" w:line="288" w:lineRule="auto"/>
              <w:rPr>
                <w:color w:val="C00000"/>
                <w:sz w:val="28"/>
                <w:szCs w:val="28"/>
              </w:rPr>
            </w:pPr>
            <w:r>
              <w:rPr>
                <w:color w:val="C00000"/>
                <w:sz w:val="28"/>
                <w:szCs w:val="28"/>
              </w:rPr>
              <w:t>1. C</w:t>
            </w:r>
          </w:p>
        </w:tc>
        <w:tc>
          <w:tcPr>
            <w:tcW w:w="2028" w:type="dxa"/>
          </w:tcPr>
          <w:p w:rsidR="003C5DFE" w:rsidRPr="00216084" w:rsidRDefault="003C5DFE" w:rsidP="008D1D00">
            <w:pPr>
              <w:spacing w:after="0" w:line="288" w:lineRule="auto"/>
              <w:rPr>
                <w:color w:val="C00000"/>
                <w:sz w:val="28"/>
                <w:szCs w:val="28"/>
              </w:rPr>
            </w:pPr>
            <w:r>
              <w:rPr>
                <w:color w:val="C00000"/>
                <w:sz w:val="28"/>
                <w:szCs w:val="28"/>
              </w:rPr>
              <w:t>4. D</w:t>
            </w:r>
          </w:p>
        </w:tc>
        <w:tc>
          <w:tcPr>
            <w:tcW w:w="2027" w:type="dxa"/>
          </w:tcPr>
          <w:p w:rsidR="003C5DFE" w:rsidRPr="00216084" w:rsidRDefault="003C5DFE" w:rsidP="008D1D00">
            <w:pPr>
              <w:spacing w:after="0" w:line="288" w:lineRule="auto"/>
              <w:rPr>
                <w:color w:val="C00000"/>
                <w:sz w:val="28"/>
                <w:szCs w:val="28"/>
              </w:rPr>
            </w:pPr>
            <w:r>
              <w:rPr>
                <w:color w:val="C00000"/>
                <w:sz w:val="28"/>
                <w:szCs w:val="28"/>
              </w:rPr>
              <w:t>7. D</w:t>
            </w:r>
          </w:p>
        </w:tc>
        <w:tc>
          <w:tcPr>
            <w:tcW w:w="2027" w:type="dxa"/>
          </w:tcPr>
          <w:p w:rsidR="003C5DFE" w:rsidRPr="00216084" w:rsidRDefault="003C5DFE" w:rsidP="008D1D00">
            <w:pPr>
              <w:spacing w:after="0" w:line="288" w:lineRule="auto"/>
              <w:rPr>
                <w:color w:val="C00000"/>
                <w:sz w:val="28"/>
                <w:szCs w:val="28"/>
              </w:rPr>
            </w:pPr>
            <w:r>
              <w:rPr>
                <w:color w:val="C00000"/>
                <w:sz w:val="28"/>
                <w:szCs w:val="28"/>
              </w:rPr>
              <w:t>10. A</w:t>
            </w:r>
          </w:p>
        </w:tc>
        <w:tc>
          <w:tcPr>
            <w:tcW w:w="2027" w:type="dxa"/>
          </w:tcPr>
          <w:p w:rsidR="003C5DFE" w:rsidRPr="00216084" w:rsidRDefault="003C5DFE" w:rsidP="008D1D00">
            <w:pPr>
              <w:spacing w:after="0" w:line="288" w:lineRule="auto"/>
              <w:rPr>
                <w:color w:val="C00000"/>
                <w:sz w:val="28"/>
                <w:szCs w:val="28"/>
              </w:rPr>
            </w:pPr>
            <w:r>
              <w:rPr>
                <w:color w:val="C00000"/>
                <w:sz w:val="28"/>
                <w:szCs w:val="28"/>
              </w:rPr>
              <w:t>13. D</w:t>
            </w:r>
          </w:p>
        </w:tc>
      </w:tr>
      <w:tr w:rsidR="003C5DFE" w:rsidRPr="00216084" w:rsidTr="00E15BFF">
        <w:trPr>
          <w:jc w:val="center"/>
        </w:trPr>
        <w:tc>
          <w:tcPr>
            <w:tcW w:w="2028" w:type="dxa"/>
          </w:tcPr>
          <w:p w:rsidR="003C5DFE" w:rsidRPr="00216084" w:rsidRDefault="003C5DFE" w:rsidP="008D1D00">
            <w:pPr>
              <w:spacing w:after="0" w:line="288" w:lineRule="auto"/>
              <w:rPr>
                <w:color w:val="C00000"/>
                <w:sz w:val="28"/>
                <w:szCs w:val="28"/>
              </w:rPr>
            </w:pPr>
            <w:r>
              <w:rPr>
                <w:color w:val="C00000"/>
                <w:sz w:val="28"/>
                <w:szCs w:val="28"/>
              </w:rPr>
              <w:t>2. A</w:t>
            </w:r>
          </w:p>
        </w:tc>
        <w:tc>
          <w:tcPr>
            <w:tcW w:w="2028" w:type="dxa"/>
          </w:tcPr>
          <w:p w:rsidR="003C5DFE" w:rsidRPr="00216084" w:rsidRDefault="003C5DFE" w:rsidP="008D1D00">
            <w:pPr>
              <w:spacing w:after="0" w:line="288" w:lineRule="auto"/>
              <w:rPr>
                <w:color w:val="C00000"/>
                <w:sz w:val="28"/>
                <w:szCs w:val="28"/>
              </w:rPr>
            </w:pPr>
            <w:r>
              <w:rPr>
                <w:color w:val="C00000"/>
                <w:sz w:val="28"/>
                <w:szCs w:val="28"/>
              </w:rPr>
              <w:t>5. A</w:t>
            </w:r>
          </w:p>
        </w:tc>
        <w:tc>
          <w:tcPr>
            <w:tcW w:w="2027" w:type="dxa"/>
          </w:tcPr>
          <w:p w:rsidR="003C5DFE" w:rsidRPr="00216084" w:rsidRDefault="003C5DFE" w:rsidP="008D1D00">
            <w:pPr>
              <w:spacing w:after="0" w:line="288" w:lineRule="auto"/>
              <w:rPr>
                <w:color w:val="C00000"/>
                <w:sz w:val="28"/>
                <w:szCs w:val="28"/>
              </w:rPr>
            </w:pPr>
            <w:r>
              <w:rPr>
                <w:color w:val="C00000"/>
                <w:sz w:val="28"/>
                <w:szCs w:val="28"/>
              </w:rPr>
              <w:t xml:space="preserve">8. C </w:t>
            </w:r>
          </w:p>
        </w:tc>
        <w:tc>
          <w:tcPr>
            <w:tcW w:w="2027" w:type="dxa"/>
          </w:tcPr>
          <w:p w:rsidR="003C5DFE" w:rsidRPr="00216084" w:rsidRDefault="003C5DFE" w:rsidP="008D1D00">
            <w:pPr>
              <w:spacing w:after="0" w:line="288" w:lineRule="auto"/>
              <w:rPr>
                <w:color w:val="C00000"/>
                <w:sz w:val="28"/>
                <w:szCs w:val="28"/>
              </w:rPr>
            </w:pPr>
            <w:r>
              <w:rPr>
                <w:color w:val="C00000"/>
                <w:sz w:val="28"/>
                <w:szCs w:val="28"/>
              </w:rPr>
              <w:t>11. D</w:t>
            </w:r>
          </w:p>
        </w:tc>
        <w:tc>
          <w:tcPr>
            <w:tcW w:w="2027" w:type="dxa"/>
          </w:tcPr>
          <w:p w:rsidR="003C5DFE" w:rsidRPr="00216084" w:rsidRDefault="003C5DFE" w:rsidP="008D1D00">
            <w:pPr>
              <w:spacing w:after="0" w:line="288" w:lineRule="auto"/>
              <w:rPr>
                <w:color w:val="C00000"/>
                <w:sz w:val="28"/>
                <w:szCs w:val="28"/>
              </w:rPr>
            </w:pPr>
            <w:r>
              <w:rPr>
                <w:color w:val="C00000"/>
                <w:sz w:val="28"/>
                <w:szCs w:val="28"/>
              </w:rPr>
              <w:t>14. B</w:t>
            </w:r>
          </w:p>
        </w:tc>
      </w:tr>
      <w:tr w:rsidR="003C5DFE" w:rsidRPr="00216084" w:rsidTr="00E15BFF">
        <w:trPr>
          <w:jc w:val="center"/>
        </w:trPr>
        <w:tc>
          <w:tcPr>
            <w:tcW w:w="2028" w:type="dxa"/>
          </w:tcPr>
          <w:p w:rsidR="003C5DFE" w:rsidRPr="00216084" w:rsidRDefault="003C5DFE" w:rsidP="008D1D00">
            <w:pPr>
              <w:spacing w:after="0" w:line="288" w:lineRule="auto"/>
              <w:rPr>
                <w:color w:val="C00000"/>
                <w:sz w:val="28"/>
                <w:szCs w:val="28"/>
              </w:rPr>
            </w:pPr>
            <w:r>
              <w:rPr>
                <w:color w:val="C00000"/>
                <w:sz w:val="28"/>
                <w:szCs w:val="28"/>
              </w:rPr>
              <w:t>3. B</w:t>
            </w:r>
          </w:p>
        </w:tc>
        <w:tc>
          <w:tcPr>
            <w:tcW w:w="2028" w:type="dxa"/>
          </w:tcPr>
          <w:p w:rsidR="003C5DFE" w:rsidRPr="00216084" w:rsidRDefault="003C5DFE" w:rsidP="008D1D00">
            <w:pPr>
              <w:spacing w:after="0" w:line="288" w:lineRule="auto"/>
              <w:rPr>
                <w:color w:val="C00000"/>
                <w:sz w:val="28"/>
                <w:szCs w:val="28"/>
              </w:rPr>
            </w:pPr>
            <w:r>
              <w:rPr>
                <w:color w:val="C00000"/>
                <w:sz w:val="28"/>
                <w:szCs w:val="28"/>
              </w:rPr>
              <w:t>6. C</w:t>
            </w:r>
          </w:p>
        </w:tc>
        <w:tc>
          <w:tcPr>
            <w:tcW w:w="2027" w:type="dxa"/>
          </w:tcPr>
          <w:p w:rsidR="003C5DFE" w:rsidRPr="00216084" w:rsidRDefault="003C5DFE" w:rsidP="008D1D00">
            <w:pPr>
              <w:spacing w:after="0" w:line="288" w:lineRule="auto"/>
              <w:rPr>
                <w:color w:val="C00000"/>
                <w:sz w:val="28"/>
                <w:szCs w:val="28"/>
              </w:rPr>
            </w:pPr>
            <w:r>
              <w:rPr>
                <w:color w:val="C00000"/>
                <w:sz w:val="28"/>
                <w:szCs w:val="28"/>
              </w:rPr>
              <w:t>9. C</w:t>
            </w:r>
          </w:p>
        </w:tc>
        <w:tc>
          <w:tcPr>
            <w:tcW w:w="2027" w:type="dxa"/>
          </w:tcPr>
          <w:p w:rsidR="003C5DFE" w:rsidRPr="00216084" w:rsidRDefault="003C5DFE" w:rsidP="008D1D00">
            <w:pPr>
              <w:spacing w:after="0" w:line="288" w:lineRule="auto"/>
              <w:rPr>
                <w:color w:val="C00000"/>
                <w:sz w:val="28"/>
                <w:szCs w:val="28"/>
              </w:rPr>
            </w:pPr>
            <w:r>
              <w:rPr>
                <w:color w:val="C00000"/>
                <w:sz w:val="28"/>
                <w:szCs w:val="28"/>
              </w:rPr>
              <w:t>12. C</w:t>
            </w:r>
          </w:p>
        </w:tc>
        <w:tc>
          <w:tcPr>
            <w:tcW w:w="2027" w:type="dxa"/>
          </w:tcPr>
          <w:p w:rsidR="003C5DFE" w:rsidRPr="00216084" w:rsidRDefault="003C5DFE" w:rsidP="008D1D00">
            <w:pPr>
              <w:spacing w:after="0" w:line="288" w:lineRule="auto"/>
              <w:rPr>
                <w:color w:val="C00000"/>
                <w:sz w:val="28"/>
                <w:szCs w:val="28"/>
              </w:rPr>
            </w:pPr>
            <w:r>
              <w:rPr>
                <w:color w:val="C00000"/>
                <w:sz w:val="28"/>
                <w:szCs w:val="28"/>
              </w:rPr>
              <w:t>15. A</w:t>
            </w:r>
          </w:p>
        </w:tc>
      </w:tr>
    </w:tbl>
    <w:p w:rsidR="006702AD" w:rsidRDefault="006702AD" w:rsidP="008D1D00">
      <w:pPr>
        <w:spacing w:after="0" w:line="288" w:lineRule="auto"/>
        <w:rPr>
          <w:b/>
          <w:color w:val="000099"/>
          <w:sz w:val="28"/>
          <w:szCs w:val="28"/>
        </w:rPr>
      </w:pPr>
    </w:p>
    <w:p w:rsidR="00245A8C" w:rsidRDefault="008D1D00" w:rsidP="008D1D00">
      <w:pPr>
        <w:spacing w:after="0" w:line="288" w:lineRule="auto"/>
        <w:rPr>
          <w:b/>
          <w:color w:val="FF0000"/>
          <w:sz w:val="28"/>
          <w:szCs w:val="28"/>
        </w:rPr>
      </w:pPr>
      <w:r>
        <w:rPr>
          <w:rFonts w:ascii="Calibri" w:hAnsi="Calibri" w:cs="Calibri"/>
          <w:b/>
          <w:color w:val="FF0000"/>
          <w:sz w:val="28"/>
          <w:szCs w:val="28"/>
        </w:rPr>
        <w:t>❷</w:t>
      </w:r>
      <w:r w:rsidR="00245A8C">
        <w:rPr>
          <w:b/>
          <w:color w:val="FF0000"/>
          <w:sz w:val="28"/>
          <w:szCs w:val="28"/>
        </w:rPr>
        <w:t>. MULTIPLE CHOICE</w:t>
      </w:r>
    </w:p>
    <w:p w:rsidR="00245A8C" w:rsidRDefault="00245A8C" w:rsidP="008D1D00">
      <w:pPr>
        <w:spacing w:after="0" w:line="288" w:lineRule="auto"/>
        <w:rPr>
          <w:b/>
          <w:color w:val="0000FF"/>
          <w:sz w:val="28"/>
          <w:szCs w:val="28"/>
        </w:rPr>
      </w:pPr>
      <w:r>
        <w:rPr>
          <w:b/>
          <w:color w:val="0000FF"/>
          <w:sz w:val="28"/>
          <w:szCs w:val="28"/>
        </w:rPr>
        <w:t>I. Choose the best answer to complete each of the following sentences.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28"/>
        <w:gridCol w:w="2028"/>
        <w:gridCol w:w="2027"/>
        <w:gridCol w:w="2027"/>
        <w:gridCol w:w="2027"/>
      </w:tblGrid>
      <w:tr w:rsidR="00245A8C" w:rsidTr="00245A8C">
        <w:tc>
          <w:tcPr>
            <w:tcW w:w="2028" w:type="dxa"/>
            <w:tcBorders>
              <w:top w:val="single" w:sz="4" w:space="0" w:color="000000"/>
              <w:left w:val="single" w:sz="4" w:space="0" w:color="000000"/>
              <w:bottom w:val="single" w:sz="4" w:space="0" w:color="000000"/>
              <w:right w:val="single" w:sz="4" w:space="0" w:color="000000"/>
            </w:tcBorders>
            <w:hideMark/>
          </w:tcPr>
          <w:p w:rsidR="00245A8C" w:rsidRDefault="00245A8C" w:rsidP="008D1D00">
            <w:pPr>
              <w:spacing w:after="0" w:line="288" w:lineRule="auto"/>
              <w:rPr>
                <w:color w:val="C00000"/>
                <w:sz w:val="28"/>
                <w:szCs w:val="28"/>
              </w:rPr>
            </w:pPr>
            <w:r>
              <w:rPr>
                <w:color w:val="C00000"/>
                <w:sz w:val="28"/>
                <w:szCs w:val="28"/>
              </w:rPr>
              <w:t>1.A</w:t>
            </w:r>
          </w:p>
        </w:tc>
        <w:tc>
          <w:tcPr>
            <w:tcW w:w="2028" w:type="dxa"/>
            <w:tcBorders>
              <w:top w:val="single" w:sz="4" w:space="0" w:color="000000"/>
              <w:left w:val="single" w:sz="4" w:space="0" w:color="000000"/>
              <w:bottom w:val="single" w:sz="4" w:space="0" w:color="000000"/>
              <w:right w:val="single" w:sz="4" w:space="0" w:color="000000"/>
            </w:tcBorders>
            <w:hideMark/>
          </w:tcPr>
          <w:p w:rsidR="00245A8C" w:rsidRDefault="00245A8C" w:rsidP="008D1D00">
            <w:pPr>
              <w:spacing w:after="0" w:line="288" w:lineRule="auto"/>
              <w:rPr>
                <w:color w:val="C00000"/>
                <w:sz w:val="28"/>
                <w:szCs w:val="28"/>
              </w:rPr>
            </w:pPr>
            <w:r>
              <w:rPr>
                <w:color w:val="C00000"/>
                <w:sz w:val="28"/>
                <w:szCs w:val="28"/>
              </w:rPr>
              <w:t>11.D</w:t>
            </w:r>
          </w:p>
        </w:tc>
        <w:tc>
          <w:tcPr>
            <w:tcW w:w="2027" w:type="dxa"/>
            <w:tcBorders>
              <w:top w:val="single" w:sz="4" w:space="0" w:color="000000"/>
              <w:left w:val="single" w:sz="4" w:space="0" w:color="000000"/>
              <w:bottom w:val="single" w:sz="4" w:space="0" w:color="000000"/>
              <w:right w:val="single" w:sz="4" w:space="0" w:color="000000"/>
            </w:tcBorders>
            <w:hideMark/>
          </w:tcPr>
          <w:p w:rsidR="00245A8C" w:rsidRDefault="00245A8C" w:rsidP="008D1D00">
            <w:pPr>
              <w:spacing w:after="0" w:line="288" w:lineRule="auto"/>
              <w:rPr>
                <w:color w:val="C00000"/>
                <w:sz w:val="28"/>
                <w:szCs w:val="28"/>
              </w:rPr>
            </w:pPr>
            <w:r>
              <w:rPr>
                <w:color w:val="C00000"/>
                <w:sz w:val="28"/>
                <w:szCs w:val="28"/>
              </w:rPr>
              <w:t>21.B</w:t>
            </w:r>
          </w:p>
        </w:tc>
        <w:tc>
          <w:tcPr>
            <w:tcW w:w="2027" w:type="dxa"/>
            <w:tcBorders>
              <w:top w:val="single" w:sz="4" w:space="0" w:color="000000"/>
              <w:left w:val="single" w:sz="4" w:space="0" w:color="000000"/>
              <w:bottom w:val="single" w:sz="4" w:space="0" w:color="000000"/>
              <w:right w:val="single" w:sz="4" w:space="0" w:color="000000"/>
            </w:tcBorders>
            <w:hideMark/>
          </w:tcPr>
          <w:p w:rsidR="00245A8C" w:rsidRDefault="00245A8C" w:rsidP="008D1D00">
            <w:pPr>
              <w:spacing w:after="0" w:line="288" w:lineRule="auto"/>
              <w:rPr>
                <w:color w:val="C00000"/>
                <w:sz w:val="28"/>
                <w:szCs w:val="28"/>
              </w:rPr>
            </w:pPr>
            <w:r>
              <w:rPr>
                <w:color w:val="C00000"/>
                <w:sz w:val="28"/>
                <w:szCs w:val="28"/>
              </w:rPr>
              <w:t>31.D</w:t>
            </w:r>
          </w:p>
        </w:tc>
        <w:tc>
          <w:tcPr>
            <w:tcW w:w="2027" w:type="dxa"/>
            <w:tcBorders>
              <w:top w:val="single" w:sz="4" w:space="0" w:color="000000"/>
              <w:left w:val="single" w:sz="4" w:space="0" w:color="000000"/>
              <w:bottom w:val="single" w:sz="4" w:space="0" w:color="000000"/>
              <w:right w:val="single" w:sz="4" w:space="0" w:color="000000"/>
            </w:tcBorders>
            <w:hideMark/>
          </w:tcPr>
          <w:p w:rsidR="00245A8C" w:rsidRDefault="00245A8C" w:rsidP="008D1D00">
            <w:pPr>
              <w:spacing w:after="0" w:line="288" w:lineRule="auto"/>
              <w:rPr>
                <w:color w:val="C00000"/>
                <w:sz w:val="28"/>
                <w:szCs w:val="28"/>
              </w:rPr>
            </w:pPr>
            <w:r>
              <w:rPr>
                <w:color w:val="C00000"/>
                <w:sz w:val="28"/>
                <w:szCs w:val="28"/>
              </w:rPr>
              <w:t>41.C</w:t>
            </w:r>
          </w:p>
        </w:tc>
      </w:tr>
      <w:tr w:rsidR="00245A8C" w:rsidTr="00245A8C">
        <w:tc>
          <w:tcPr>
            <w:tcW w:w="2028" w:type="dxa"/>
            <w:tcBorders>
              <w:top w:val="single" w:sz="4" w:space="0" w:color="000000"/>
              <w:left w:val="single" w:sz="4" w:space="0" w:color="000000"/>
              <w:bottom w:val="single" w:sz="4" w:space="0" w:color="000000"/>
              <w:right w:val="single" w:sz="4" w:space="0" w:color="000000"/>
            </w:tcBorders>
            <w:hideMark/>
          </w:tcPr>
          <w:p w:rsidR="00245A8C" w:rsidRDefault="00245A8C" w:rsidP="008D1D00">
            <w:pPr>
              <w:spacing w:after="0" w:line="288" w:lineRule="auto"/>
              <w:rPr>
                <w:color w:val="C00000"/>
                <w:sz w:val="28"/>
                <w:szCs w:val="28"/>
              </w:rPr>
            </w:pPr>
            <w:r>
              <w:rPr>
                <w:color w:val="C00000"/>
                <w:sz w:val="28"/>
                <w:szCs w:val="28"/>
              </w:rPr>
              <w:t>2.C</w:t>
            </w:r>
          </w:p>
        </w:tc>
        <w:tc>
          <w:tcPr>
            <w:tcW w:w="2028" w:type="dxa"/>
            <w:tcBorders>
              <w:top w:val="single" w:sz="4" w:space="0" w:color="000000"/>
              <w:left w:val="single" w:sz="4" w:space="0" w:color="000000"/>
              <w:bottom w:val="single" w:sz="4" w:space="0" w:color="000000"/>
              <w:right w:val="single" w:sz="4" w:space="0" w:color="000000"/>
            </w:tcBorders>
            <w:hideMark/>
          </w:tcPr>
          <w:p w:rsidR="00245A8C" w:rsidRDefault="00245A8C" w:rsidP="008D1D00">
            <w:pPr>
              <w:spacing w:after="0" w:line="288" w:lineRule="auto"/>
              <w:rPr>
                <w:color w:val="C00000"/>
                <w:sz w:val="28"/>
                <w:szCs w:val="28"/>
              </w:rPr>
            </w:pPr>
            <w:r>
              <w:rPr>
                <w:color w:val="C00000"/>
                <w:sz w:val="28"/>
                <w:szCs w:val="28"/>
              </w:rPr>
              <w:t>12.B</w:t>
            </w:r>
          </w:p>
        </w:tc>
        <w:tc>
          <w:tcPr>
            <w:tcW w:w="2027" w:type="dxa"/>
            <w:tcBorders>
              <w:top w:val="single" w:sz="4" w:space="0" w:color="000000"/>
              <w:left w:val="single" w:sz="4" w:space="0" w:color="000000"/>
              <w:bottom w:val="single" w:sz="4" w:space="0" w:color="000000"/>
              <w:right w:val="single" w:sz="4" w:space="0" w:color="000000"/>
            </w:tcBorders>
            <w:hideMark/>
          </w:tcPr>
          <w:p w:rsidR="00245A8C" w:rsidRDefault="00245A8C" w:rsidP="008D1D00">
            <w:pPr>
              <w:spacing w:after="0" w:line="288" w:lineRule="auto"/>
              <w:rPr>
                <w:color w:val="C00000"/>
                <w:sz w:val="28"/>
                <w:szCs w:val="28"/>
              </w:rPr>
            </w:pPr>
            <w:r>
              <w:rPr>
                <w:color w:val="C00000"/>
                <w:sz w:val="28"/>
                <w:szCs w:val="28"/>
              </w:rPr>
              <w:t>22.C</w:t>
            </w:r>
          </w:p>
        </w:tc>
        <w:tc>
          <w:tcPr>
            <w:tcW w:w="2027" w:type="dxa"/>
            <w:tcBorders>
              <w:top w:val="single" w:sz="4" w:space="0" w:color="000000"/>
              <w:left w:val="single" w:sz="4" w:space="0" w:color="000000"/>
              <w:bottom w:val="single" w:sz="4" w:space="0" w:color="000000"/>
              <w:right w:val="single" w:sz="4" w:space="0" w:color="000000"/>
            </w:tcBorders>
            <w:hideMark/>
          </w:tcPr>
          <w:p w:rsidR="00245A8C" w:rsidRDefault="00245A8C" w:rsidP="008D1D00">
            <w:pPr>
              <w:spacing w:after="0" w:line="288" w:lineRule="auto"/>
              <w:rPr>
                <w:color w:val="C00000"/>
                <w:sz w:val="28"/>
                <w:szCs w:val="28"/>
              </w:rPr>
            </w:pPr>
            <w:r>
              <w:rPr>
                <w:color w:val="C00000"/>
                <w:sz w:val="28"/>
                <w:szCs w:val="28"/>
              </w:rPr>
              <w:t>32.B</w:t>
            </w:r>
          </w:p>
        </w:tc>
        <w:tc>
          <w:tcPr>
            <w:tcW w:w="2027" w:type="dxa"/>
            <w:tcBorders>
              <w:top w:val="single" w:sz="4" w:space="0" w:color="000000"/>
              <w:left w:val="single" w:sz="4" w:space="0" w:color="000000"/>
              <w:bottom w:val="single" w:sz="4" w:space="0" w:color="000000"/>
              <w:right w:val="single" w:sz="4" w:space="0" w:color="000000"/>
            </w:tcBorders>
            <w:hideMark/>
          </w:tcPr>
          <w:p w:rsidR="00245A8C" w:rsidRDefault="00245A8C" w:rsidP="008D1D00">
            <w:pPr>
              <w:spacing w:after="0" w:line="288" w:lineRule="auto"/>
              <w:rPr>
                <w:color w:val="C00000"/>
                <w:sz w:val="28"/>
                <w:szCs w:val="28"/>
              </w:rPr>
            </w:pPr>
            <w:r>
              <w:rPr>
                <w:color w:val="C00000"/>
                <w:sz w:val="28"/>
                <w:szCs w:val="28"/>
              </w:rPr>
              <w:t>42.D</w:t>
            </w:r>
          </w:p>
        </w:tc>
      </w:tr>
      <w:tr w:rsidR="00245A8C" w:rsidTr="00245A8C">
        <w:tc>
          <w:tcPr>
            <w:tcW w:w="2028" w:type="dxa"/>
            <w:tcBorders>
              <w:top w:val="single" w:sz="4" w:space="0" w:color="000000"/>
              <w:left w:val="single" w:sz="4" w:space="0" w:color="000000"/>
              <w:bottom w:val="single" w:sz="4" w:space="0" w:color="000000"/>
              <w:right w:val="single" w:sz="4" w:space="0" w:color="000000"/>
            </w:tcBorders>
            <w:hideMark/>
          </w:tcPr>
          <w:p w:rsidR="00245A8C" w:rsidRDefault="00245A8C" w:rsidP="008D1D00">
            <w:pPr>
              <w:spacing w:after="0" w:line="288" w:lineRule="auto"/>
              <w:rPr>
                <w:color w:val="C00000"/>
                <w:sz w:val="28"/>
                <w:szCs w:val="28"/>
              </w:rPr>
            </w:pPr>
            <w:r>
              <w:rPr>
                <w:color w:val="C00000"/>
                <w:sz w:val="28"/>
                <w:szCs w:val="28"/>
              </w:rPr>
              <w:t>3.A</w:t>
            </w:r>
          </w:p>
        </w:tc>
        <w:tc>
          <w:tcPr>
            <w:tcW w:w="2028" w:type="dxa"/>
            <w:tcBorders>
              <w:top w:val="single" w:sz="4" w:space="0" w:color="000000"/>
              <w:left w:val="single" w:sz="4" w:space="0" w:color="000000"/>
              <w:bottom w:val="single" w:sz="4" w:space="0" w:color="000000"/>
              <w:right w:val="single" w:sz="4" w:space="0" w:color="000000"/>
            </w:tcBorders>
            <w:hideMark/>
          </w:tcPr>
          <w:p w:rsidR="00245A8C" w:rsidRDefault="00245A8C" w:rsidP="008D1D00">
            <w:pPr>
              <w:spacing w:after="0" w:line="288" w:lineRule="auto"/>
              <w:rPr>
                <w:color w:val="C00000"/>
                <w:sz w:val="28"/>
                <w:szCs w:val="28"/>
              </w:rPr>
            </w:pPr>
            <w:r>
              <w:rPr>
                <w:color w:val="C00000"/>
                <w:sz w:val="28"/>
                <w:szCs w:val="28"/>
              </w:rPr>
              <w:t>13.C</w:t>
            </w:r>
          </w:p>
        </w:tc>
        <w:tc>
          <w:tcPr>
            <w:tcW w:w="2027" w:type="dxa"/>
            <w:tcBorders>
              <w:top w:val="single" w:sz="4" w:space="0" w:color="000000"/>
              <w:left w:val="single" w:sz="4" w:space="0" w:color="000000"/>
              <w:bottom w:val="single" w:sz="4" w:space="0" w:color="000000"/>
              <w:right w:val="single" w:sz="4" w:space="0" w:color="000000"/>
            </w:tcBorders>
            <w:hideMark/>
          </w:tcPr>
          <w:p w:rsidR="00245A8C" w:rsidRDefault="00245A8C" w:rsidP="008D1D00">
            <w:pPr>
              <w:spacing w:after="0" w:line="288" w:lineRule="auto"/>
              <w:rPr>
                <w:color w:val="C00000"/>
                <w:sz w:val="28"/>
                <w:szCs w:val="28"/>
              </w:rPr>
            </w:pPr>
            <w:r>
              <w:rPr>
                <w:color w:val="C00000"/>
                <w:sz w:val="28"/>
                <w:szCs w:val="28"/>
              </w:rPr>
              <w:t>23.C</w:t>
            </w:r>
          </w:p>
        </w:tc>
        <w:tc>
          <w:tcPr>
            <w:tcW w:w="2027" w:type="dxa"/>
            <w:tcBorders>
              <w:top w:val="single" w:sz="4" w:space="0" w:color="000000"/>
              <w:left w:val="single" w:sz="4" w:space="0" w:color="000000"/>
              <w:bottom w:val="single" w:sz="4" w:space="0" w:color="000000"/>
              <w:right w:val="single" w:sz="4" w:space="0" w:color="000000"/>
            </w:tcBorders>
            <w:hideMark/>
          </w:tcPr>
          <w:p w:rsidR="00245A8C" w:rsidRDefault="00245A8C" w:rsidP="008D1D00">
            <w:pPr>
              <w:spacing w:after="0" w:line="288" w:lineRule="auto"/>
              <w:rPr>
                <w:color w:val="C00000"/>
                <w:sz w:val="28"/>
                <w:szCs w:val="28"/>
              </w:rPr>
            </w:pPr>
            <w:r>
              <w:rPr>
                <w:color w:val="C00000"/>
                <w:sz w:val="28"/>
                <w:szCs w:val="28"/>
              </w:rPr>
              <w:t>33.C</w:t>
            </w:r>
          </w:p>
        </w:tc>
        <w:tc>
          <w:tcPr>
            <w:tcW w:w="2027" w:type="dxa"/>
            <w:tcBorders>
              <w:top w:val="single" w:sz="4" w:space="0" w:color="000000"/>
              <w:left w:val="single" w:sz="4" w:space="0" w:color="000000"/>
              <w:bottom w:val="single" w:sz="4" w:space="0" w:color="000000"/>
              <w:right w:val="single" w:sz="4" w:space="0" w:color="000000"/>
            </w:tcBorders>
            <w:hideMark/>
          </w:tcPr>
          <w:p w:rsidR="00245A8C" w:rsidRDefault="00245A8C" w:rsidP="008D1D00">
            <w:pPr>
              <w:spacing w:after="0" w:line="288" w:lineRule="auto"/>
              <w:rPr>
                <w:color w:val="C00000"/>
                <w:sz w:val="28"/>
                <w:szCs w:val="28"/>
              </w:rPr>
            </w:pPr>
            <w:r>
              <w:rPr>
                <w:color w:val="C00000"/>
                <w:sz w:val="28"/>
                <w:szCs w:val="28"/>
              </w:rPr>
              <w:t>43.C</w:t>
            </w:r>
          </w:p>
        </w:tc>
      </w:tr>
      <w:tr w:rsidR="00245A8C" w:rsidTr="00245A8C">
        <w:tc>
          <w:tcPr>
            <w:tcW w:w="2028" w:type="dxa"/>
            <w:tcBorders>
              <w:top w:val="single" w:sz="4" w:space="0" w:color="000000"/>
              <w:left w:val="single" w:sz="4" w:space="0" w:color="000000"/>
              <w:bottom w:val="single" w:sz="4" w:space="0" w:color="000000"/>
              <w:right w:val="single" w:sz="4" w:space="0" w:color="000000"/>
            </w:tcBorders>
            <w:hideMark/>
          </w:tcPr>
          <w:p w:rsidR="00245A8C" w:rsidRDefault="00245A8C" w:rsidP="008D1D00">
            <w:pPr>
              <w:spacing w:after="0" w:line="288" w:lineRule="auto"/>
              <w:rPr>
                <w:color w:val="C00000"/>
                <w:sz w:val="28"/>
                <w:szCs w:val="28"/>
              </w:rPr>
            </w:pPr>
            <w:r>
              <w:rPr>
                <w:color w:val="C00000"/>
                <w:sz w:val="28"/>
                <w:szCs w:val="28"/>
              </w:rPr>
              <w:t>4.B</w:t>
            </w:r>
          </w:p>
        </w:tc>
        <w:tc>
          <w:tcPr>
            <w:tcW w:w="2028" w:type="dxa"/>
            <w:tcBorders>
              <w:top w:val="single" w:sz="4" w:space="0" w:color="000000"/>
              <w:left w:val="single" w:sz="4" w:space="0" w:color="000000"/>
              <w:bottom w:val="single" w:sz="4" w:space="0" w:color="000000"/>
              <w:right w:val="single" w:sz="4" w:space="0" w:color="000000"/>
            </w:tcBorders>
            <w:hideMark/>
          </w:tcPr>
          <w:p w:rsidR="00245A8C" w:rsidRDefault="00245A8C" w:rsidP="008D1D00">
            <w:pPr>
              <w:spacing w:after="0" w:line="288" w:lineRule="auto"/>
              <w:rPr>
                <w:color w:val="C00000"/>
                <w:sz w:val="28"/>
                <w:szCs w:val="28"/>
              </w:rPr>
            </w:pPr>
            <w:r>
              <w:rPr>
                <w:color w:val="C00000"/>
                <w:sz w:val="28"/>
                <w:szCs w:val="28"/>
              </w:rPr>
              <w:t>14.A</w:t>
            </w:r>
          </w:p>
        </w:tc>
        <w:tc>
          <w:tcPr>
            <w:tcW w:w="2027" w:type="dxa"/>
            <w:tcBorders>
              <w:top w:val="single" w:sz="4" w:space="0" w:color="000000"/>
              <w:left w:val="single" w:sz="4" w:space="0" w:color="000000"/>
              <w:bottom w:val="single" w:sz="4" w:space="0" w:color="000000"/>
              <w:right w:val="single" w:sz="4" w:space="0" w:color="000000"/>
            </w:tcBorders>
            <w:hideMark/>
          </w:tcPr>
          <w:p w:rsidR="00245A8C" w:rsidRDefault="00245A8C" w:rsidP="008D1D00">
            <w:pPr>
              <w:spacing w:after="0" w:line="288" w:lineRule="auto"/>
              <w:rPr>
                <w:color w:val="C00000"/>
                <w:sz w:val="28"/>
                <w:szCs w:val="28"/>
              </w:rPr>
            </w:pPr>
            <w:r>
              <w:rPr>
                <w:color w:val="C00000"/>
                <w:sz w:val="28"/>
                <w:szCs w:val="28"/>
              </w:rPr>
              <w:t>24.A</w:t>
            </w:r>
          </w:p>
        </w:tc>
        <w:tc>
          <w:tcPr>
            <w:tcW w:w="2027" w:type="dxa"/>
            <w:tcBorders>
              <w:top w:val="single" w:sz="4" w:space="0" w:color="000000"/>
              <w:left w:val="single" w:sz="4" w:space="0" w:color="000000"/>
              <w:bottom w:val="single" w:sz="4" w:space="0" w:color="000000"/>
              <w:right w:val="single" w:sz="4" w:space="0" w:color="000000"/>
            </w:tcBorders>
            <w:hideMark/>
          </w:tcPr>
          <w:p w:rsidR="00245A8C" w:rsidRDefault="00245A8C" w:rsidP="008D1D00">
            <w:pPr>
              <w:spacing w:after="0" w:line="288" w:lineRule="auto"/>
              <w:rPr>
                <w:color w:val="C00000"/>
                <w:sz w:val="28"/>
                <w:szCs w:val="28"/>
              </w:rPr>
            </w:pPr>
            <w:r>
              <w:rPr>
                <w:color w:val="C00000"/>
                <w:sz w:val="28"/>
                <w:szCs w:val="28"/>
              </w:rPr>
              <w:t>34.A</w:t>
            </w:r>
          </w:p>
        </w:tc>
        <w:tc>
          <w:tcPr>
            <w:tcW w:w="2027" w:type="dxa"/>
            <w:tcBorders>
              <w:top w:val="single" w:sz="4" w:space="0" w:color="000000"/>
              <w:left w:val="single" w:sz="4" w:space="0" w:color="000000"/>
              <w:bottom w:val="single" w:sz="4" w:space="0" w:color="000000"/>
              <w:right w:val="single" w:sz="4" w:space="0" w:color="000000"/>
            </w:tcBorders>
            <w:hideMark/>
          </w:tcPr>
          <w:p w:rsidR="00245A8C" w:rsidRDefault="00245A8C" w:rsidP="008D1D00">
            <w:pPr>
              <w:spacing w:after="0" w:line="288" w:lineRule="auto"/>
              <w:rPr>
                <w:color w:val="C00000"/>
                <w:sz w:val="28"/>
                <w:szCs w:val="28"/>
              </w:rPr>
            </w:pPr>
            <w:r>
              <w:rPr>
                <w:color w:val="C00000"/>
                <w:sz w:val="28"/>
                <w:szCs w:val="28"/>
              </w:rPr>
              <w:t>44.D</w:t>
            </w:r>
          </w:p>
        </w:tc>
      </w:tr>
      <w:tr w:rsidR="00245A8C" w:rsidTr="00245A8C">
        <w:tc>
          <w:tcPr>
            <w:tcW w:w="2028" w:type="dxa"/>
            <w:tcBorders>
              <w:top w:val="single" w:sz="4" w:space="0" w:color="000000"/>
              <w:left w:val="single" w:sz="4" w:space="0" w:color="000000"/>
              <w:bottom w:val="single" w:sz="4" w:space="0" w:color="000000"/>
              <w:right w:val="single" w:sz="4" w:space="0" w:color="000000"/>
            </w:tcBorders>
            <w:hideMark/>
          </w:tcPr>
          <w:p w:rsidR="00245A8C" w:rsidRDefault="00245A8C" w:rsidP="008D1D00">
            <w:pPr>
              <w:spacing w:after="0" w:line="288" w:lineRule="auto"/>
              <w:rPr>
                <w:color w:val="C00000"/>
                <w:sz w:val="28"/>
                <w:szCs w:val="28"/>
              </w:rPr>
            </w:pPr>
            <w:r>
              <w:rPr>
                <w:color w:val="C00000"/>
                <w:sz w:val="28"/>
                <w:szCs w:val="28"/>
              </w:rPr>
              <w:t>5.B</w:t>
            </w:r>
          </w:p>
        </w:tc>
        <w:tc>
          <w:tcPr>
            <w:tcW w:w="2028" w:type="dxa"/>
            <w:tcBorders>
              <w:top w:val="single" w:sz="4" w:space="0" w:color="000000"/>
              <w:left w:val="single" w:sz="4" w:space="0" w:color="000000"/>
              <w:bottom w:val="single" w:sz="4" w:space="0" w:color="000000"/>
              <w:right w:val="single" w:sz="4" w:space="0" w:color="000000"/>
            </w:tcBorders>
            <w:hideMark/>
          </w:tcPr>
          <w:p w:rsidR="00245A8C" w:rsidRDefault="00245A8C" w:rsidP="008D1D00">
            <w:pPr>
              <w:spacing w:after="0" w:line="288" w:lineRule="auto"/>
              <w:rPr>
                <w:color w:val="C00000"/>
                <w:sz w:val="28"/>
                <w:szCs w:val="28"/>
              </w:rPr>
            </w:pPr>
            <w:r>
              <w:rPr>
                <w:color w:val="C00000"/>
                <w:sz w:val="28"/>
                <w:szCs w:val="28"/>
              </w:rPr>
              <w:t>15.B</w:t>
            </w:r>
          </w:p>
        </w:tc>
        <w:tc>
          <w:tcPr>
            <w:tcW w:w="2027" w:type="dxa"/>
            <w:tcBorders>
              <w:top w:val="single" w:sz="4" w:space="0" w:color="000000"/>
              <w:left w:val="single" w:sz="4" w:space="0" w:color="000000"/>
              <w:bottom w:val="single" w:sz="4" w:space="0" w:color="000000"/>
              <w:right w:val="single" w:sz="4" w:space="0" w:color="000000"/>
            </w:tcBorders>
            <w:hideMark/>
          </w:tcPr>
          <w:p w:rsidR="00245A8C" w:rsidRDefault="00245A8C" w:rsidP="008D1D00">
            <w:pPr>
              <w:spacing w:after="0" w:line="288" w:lineRule="auto"/>
              <w:rPr>
                <w:color w:val="C00000"/>
                <w:sz w:val="28"/>
                <w:szCs w:val="28"/>
              </w:rPr>
            </w:pPr>
            <w:r>
              <w:rPr>
                <w:color w:val="C00000"/>
                <w:sz w:val="28"/>
                <w:szCs w:val="28"/>
              </w:rPr>
              <w:t>25.A</w:t>
            </w:r>
          </w:p>
        </w:tc>
        <w:tc>
          <w:tcPr>
            <w:tcW w:w="2027" w:type="dxa"/>
            <w:tcBorders>
              <w:top w:val="single" w:sz="4" w:space="0" w:color="000000"/>
              <w:left w:val="single" w:sz="4" w:space="0" w:color="000000"/>
              <w:bottom w:val="single" w:sz="4" w:space="0" w:color="000000"/>
              <w:right w:val="single" w:sz="4" w:space="0" w:color="000000"/>
            </w:tcBorders>
            <w:hideMark/>
          </w:tcPr>
          <w:p w:rsidR="00245A8C" w:rsidRDefault="00245A8C" w:rsidP="008D1D00">
            <w:pPr>
              <w:spacing w:after="0" w:line="288" w:lineRule="auto"/>
              <w:rPr>
                <w:color w:val="C00000"/>
                <w:sz w:val="28"/>
                <w:szCs w:val="28"/>
              </w:rPr>
            </w:pPr>
            <w:r>
              <w:rPr>
                <w:color w:val="C00000"/>
                <w:sz w:val="28"/>
                <w:szCs w:val="28"/>
              </w:rPr>
              <w:t>35.B</w:t>
            </w:r>
          </w:p>
        </w:tc>
        <w:tc>
          <w:tcPr>
            <w:tcW w:w="2027" w:type="dxa"/>
            <w:tcBorders>
              <w:top w:val="single" w:sz="4" w:space="0" w:color="000000"/>
              <w:left w:val="single" w:sz="4" w:space="0" w:color="000000"/>
              <w:bottom w:val="single" w:sz="4" w:space="0" w:color="000000"/>
              <w:right w:val="single" w:sz="4" w:space="0" w:color="000000"/>
            </w:tcBorders>
            <w:hideMark/>
          </w:tcPr>
          <w:p w:rsidR="00245A8C" w:rsidRDefault="00245A8C" w:rsidP="008D1D00">
            <w:pPr>
              <w:spacing w:after="0" w:line="288" w:lineRule="auto"/>
              <w:rPr>
                <w:color w:val="C00000"/>
                <w:sz w:val="28"/>
                <w:szCs w:val="28"/>
              </w:rPr>
            </w:pPr>
            <w:r>
              <w:rPr>
                <w:color w:val="C00000"/>
                <w:sz w:val="28"/>
                <w:szCs w:val="28"/>
              </w:rPr>
              <w:t>45.A</w:t>
            </w:r>
          </w:p>
        </w:tc>
      </w:tr>
      <w:tr w:rsidR="00245A8C" w:rsidTr="00245A8C">
        <w:tc>
          <w:tcPr>
            <w:tcW w:w="2028" w:type="dxa"/>
            <w:tcBorders>
              <w:top w:val="single" w:sz="4" w:space="0" w:color="000000"/>
              <w:left w:val="single" w:sz="4" w:space="0" w:color="000000"/>
              <w:bottom w:val="single" w:sz="4" w:space="0" w:color="000000"/>
              <w:right w:val="single" w:sz="4" w:space="0" w:color="000000"/>
            </w:tcBorders>
            <w:hideMark/>
          </w:tcPr>
          <w:p w:rsidR="00245A8C" w:rsidRDefault="00245A8C" w:rsidP="008D1D00">
            <w:pPr>
              <w:spacing w:after="0" w:line="288" w:lineRule="auto"/>
              <w:rPr>
                <w:color w:val="C00000"/>
                <w:sz w:val="28"/>
                <w:szCs w:val="28"/>
              </w:rPr>
            </w:pPr>
            <w:r>
              <w:rPr>
                <w:color w:val="C00000"/>
                <w:sz w:val="28"/>
                <w:szCs w:val="28"/>
              </w:rPr>
              <w:t>6.A</w:t>
            </w:r>
          </w:p>
        </w:tc>
        <w:tc>
          <w:tcPr>
            <w:tcW w:w="2028" w:type="dxa"/>
            <w:tcBorders>
              <w:top w:val="single" w:sz="4" w:space="0" w:color="000000"/>
              <w:left w:val="single" w:sz="4" w:space="0" w:color="000000"/>
              <w:bottom w:val="single" w:sz="4" w:space="0" w:color="000000"/>
              <w:right w:val="single" w:sz="4" w:space="0" w:color="000000"/>
            </w:tcBorders>
            <w:hideMark/>
          </w:tcPr>
          <w:p w:rsidR="00245A8C" w:rsidRDefault="00245A8C" w:rsidP="008D1D00">
            <w:pPr>
              <w:spacing w:after="0" w:line="288" w:lineRule="auto"/>
              <w:rPr>
                <w:color w:val="C00000"/>
                <w:sz w:val="28"/>
                <w:szCs w:val="28"/>
              </w:rPr>
            </w:pPr>
            <w:r>
              <w:rPr>
                <w:color w:val="C00000"/>
                <w:sz w:val="28"/>
                <w:szCs w:val="28"/>
              </w:rPr>
              <w:t>16.B</w:t>
            </w:r>
          </w:p>
        </w:tc>
        <w:tc>
          <w:tcPr>
            <w:tcW w:w="2027" w:type="dxa"/>
            <w:tcBorders>
              <w:top w:val="single" w:sz="4" w:space="0" w:color="000000"/>
              <w:left w:val="single" w:sz="4" w:space="0" w:color="000000"/>
              <w:bottom w:val="single" w:sz="4" w:space="0" w:color="000000"/>
              <w:right w:val="single" w:sz="4" w:space="0" w:color="000000"/>
            </w:tcBorders>
            <w:hideMark/>
          </w:tcPr>
          <w:p w:rsidR="00245A8C" w:rsidRDefault="00245A8C" w:rsidP="008D1D00">
            <w:pPr>
              <w:spacing w:after="0" w:line="288" w:lineRule="auto"/>
              <w:rPr>
                <w:color w:val="C00000"/>
                <w:sz w:val="28"/>
                <w:szCs w:val="28"/>
              </w:rPr>
            </w:pPr>
            <w:r>
              <w:rPr>
                <w:color w:val="C00000"/>
                <w:sz w:val="28"/>
                <w:szCs w:val="28"/>
              </w:rPr>
              <w:t>26.B</w:t>
            </w:r>
          </w:p>
        </w:tc>
        <w:tc>
          <w:tcPr>
            <w:tcW w:w="2027" w:type="dxa"/>
            <w:tcBorders>
              <w:top w:val="single" w:sz="4" w:space="0" w:color="000000"/>
              <w:left w:val="single" w:sz="4" w:space="0" w:color="000000"/>
              <w:bottom w:val="single" w:sz="4" w:space="0" w:color="000000"/>
              <w:right w:val="single" w:sz="4" w:space="0" w:color="000000"/>
            </w:tcBorders>
            <w:hideMark/>
          </w:tcPr>
          <w:p w:rsidR="00245A8C" w:rsidRDefault="00245A8C" w:rsidP="008D1D00">
            <w:pPr>
              <w:spacing w:after="0" w:line="288" w:lineRule="auto"/>
              <w:rPr>
                <w:color w:val="C00000"/>
                <w:sz w:val="28"/>
                <w:szCs w:val="28"/>
              </w:rPr>
            </w:pPr>
            <w:r>
              <w:rPr>
                <w:color w:val="C00000"/>
                <w:sz w:val="28"/>
                <w:szCs w:val="28"/>
              </w:rPr>
              <w:t>36.B</w:t>
            </w:r>
          </w:p>
        </w:tc>
        <w:tc>
          <w:tcPr>
            <w:tcW w:w="2027" w:type="dxa"/>
            <w:tcBorders>
              <w:top w:val="single" w:sz="4" w:space="0" w:color="000000"/>
              <w:left w:val="single" w:sz="4" w:space="0" w:color="000000"/>
              <w:bottom w:val="single" w:sz="4" w:space="0" w:color="000000"/>
              <w:right w:val="single" w:sz="4" w:space="0" w:color="000000"/>
            </w:tcBorders>
            <w:hideMark/>
          </w:tcPr>
          <w:p w:rsidR="00245A8C" w:rsidRDefault="00245A8C" w:rsidP="008D1D00">
            <w:pPr>
              <w:spacing w:after="0" w:line="288" w:lineRule="auto"/>
              <w:rPr>
                <w:color w:val="C00000"/>
                <w:sz w:val="28"/>
                <w:szCs w:val="28"/>
              </w:rPr>
            </w:pPr>
            <w:r>
              <w:rPr>
                <w:color w:val="C00000"/>
                <w:sz w:val="28"/>
                <w:szCs w:val="28"/>
              </w:rPr>
              <w:t>46.A</w:t>
            </w:r>
          </w:p>
        </w:tc>
      </w:tr>
      <w:tr w:rsidR="00245A8C" w:rsidTr="00245A8C">
        <w:tc>
          <w:tcPr>
            <w:tcW w:w="2028" w:type="dxa"/>
            <w:tcBorders>
              <w:top w:val="single" w:sz="4" w:space="0" w:color="000000"/>
              <w:left w:val="single" w:sz="4" w:space="0" w:color="000000"/>
              <w:bottom w:val="single" w:sz="4" w:space="0" w:color="000000"/>
              <w:right w:val="single" w:sz="4" w:space="0" w:color="000000"/>
            </w:tcBorders>
            <w:hideMark/>
          </w:tcPr>
          <w:p w:rsidR="00245A8C" w:rsidRDefault="00245A8C" w:rsidP="008D1D00">
            <w:pPr>
              <w:spacing w:after="0" w:line="288" w:lineRule="auto"/>
              <w:rPr>
                <w:color w:val="C00000"/>
                <w:sz w:val="28"/>
                <w:szCs w:val="28"/>
              </w:rPr>
            </w:pPr>
            <w:r>
              <w:rPr>
                <w:color w:val="C00000"/>
                <w:sz w:val="28"/>
                <w:szCs w:val="28"/>
              </w:rPr>
              <w:t>7.B</w:t>
            </w:r>
          </w:p>
        </w:tc>
        <w:tc>
          <w:tcPr>
            <w:tcW w:w="2028" w:type="dxa"/>
            <w:tcBorders>
              <w:top w:val="single" w:sz="4" w:space="0" w:color="000000"/>
              <w:left w:val="single" w:sz="4" w:space="0" w:color="000000"/>
              <w:bottom w:val="single" w:sz="4" w:space="0" w:color="000000"/>
              <w:right w:val="single" w:sz="4" w:space="0" w:color="000000"/>
            </w:tcBorders>
            <w:hideMark/>
          </w:tcPr>
          <w:p w:rsidR="00245A8C" w:rsidRDefault="00245A8C" w:rsidP="008D1D00">
            <w:pPr>
              <w:spacing w:after="0" w:line="288" w:lineRule="auto"/>
              <w:rPr>
                <w:color w:val="C00000"/>
                <w:sz w:val="28"/>
                <w:szCs w:val="28"/>
              </w:rPr>
            </w:pPr>
            <w:r>
              <w:rPr>
                <w:color w:val="C00000"/>
                <w:sz w:val="28"/>
                <w:szCs w:val="28"/>
              </w:rPr>
              <w:t>17.C</w:t>
            </w:r>
          </w:p>
        </w:tc>
        <w:tc>
          <w:tcPr>
            <w:tcW w:w="2027" w:type="dxa"/>
            <w:tcBorders>
              <w:top w:val="single" w:sz="4" w:space="0" w:color="000000"/>
              <w:left w:val="single" w:sz="4" w:space="0" w:color="000000"/>
              <w:bottom w:val="single" w:sz="4" w:space="0" w:color="000000"/>
              <w:right w:val="single" w:sz="4" w:space="0" w:color="000000"/>
            </w:tcBorders>
            <w:hideMark/>
          </w:tcPr>
          <w:p w:rsidR="00245A8C" w:rsidRDefault="00245A8C" w:rsidP="008D1D00">
            <w:pPr>
              <w:spacing w:after="0" w:line="288" w:lineRule="auto"/>
              <w:rPr>
                <w:color w:val="C00000"/>
                <w:sz w:val="28"/>
                <w:szCs w:val="28"/>
              </w:rPr>
            </w:pPr>
            <w:r>
              <w:rPr>
                <w:color w:val="C00000"/>
                <w:sz w:val="28"/>
                <w:szCs w:val="28"/>
              </w:rPr>
              <w:t>27.C</w:t>
            </w:r>
          </w:p>
        </w:tc>
        <w:tc>
          <w:tcPr>
            <w:tcW w:w="2027" w:type="dxa"/>
            <w:tcBorders>
              <w:top w:val="single" w:sz="4" w:space="0" w:color="000000"/>
              <w:left w:val="single" w:sz="4" w:space="0" w:color="000000"/>
              <w:bottom w:val="single" w:sz="4" w:space="0" w:color="000000"/>
              <w:right w:val="single" w:sz="4" w:space="0" w:color="000000"/>
            </w:tcBorders>
            <w:hideMark/>
          </w:tcPr>
          <w:p w:rsidR="00245A8C" w:rsidRDefault="00245A8C" w:rsidP="008D1D00">
            <w:pPr>
              <w:spacing w:after="0" w:line="288" w:lineRule="auto"/>
              <w:rPr>
                <w:color w:val="C00000"/>
                <w:sz w:val="28"/>
                <w:szCs w:val="28"/>
              </w:rPr>
            </w:pPr>
            <w:r>
              <w:rPr>
                <w:color w:val="C00000"/>
                <w:sz w:val="28"/>
                <w:szCs w:val="28"/>
              </w:rPr>
              <w:t>37.C</w:t>
            </w:r>
          </w:p>
        </w:tc>
        <w:tc>
          <w:tcPr>
            <w:tcW w:w="2027" w:type="dxa"/>
            <w:tcBorders>
              <w:top w:val="single" w:sz="4" w:space="0" w:color="000000"/>
              <w:left w:val="single" w:sz="4" w:space="0" w:color="000000"/>
              <w:bottom w:val="single" w:sz="4" w:space="0" w:color="000000"/>
              <w:right w:val="single" w:sz="4" w:space="0" w:color="000000"/>
            </w:tcBorders>
            <w:hideMark/>
          </w:tcPr>
          <w:p w:rsidR="00245A8C" w:rsidRDefault="00245A8C" w:rsidP="008D1D00">
            <w:pPr>
              <w:spacing w:after="0" w:line="288" w:lineRule="auto"/>
              <w:rPr>
                <w:color w:val="C00000"/>
                <w:sz w:val="28"/>
                <w:szCs w:val="28"/>
              </w:rPr>
            </w:pPr>
            <w:r>
              <w:rPr>
                <w:color w:val="C00000"/>
                <w:sz w:val="28"/>
                <w:szCs w:val="28"/>
              </w:rPr>
              <w:t>47.B</w:t>
            </w:r>
          </w:p>
        </w:tc>
      </w:tr>
      <w:tr w:rsidR="00245A8C" w:rsidTr="00245A8C">
        <w:tc>
          <w:tcPr>
            <w:tcW w:w="2028" w:type="dxa"/>
            <w:tcBorders>
              <w:top w:val="single" w:sz="4" w:space="0" w:color="000000"/>
              <w:left w:val="single" w:sz="4" w:space="0" w:color="000000"/>
              <w:bottom w:val="single" w:sz="4" w:space="0" w:color="000000"/>
              <w:right w:val="single" w:sz="4" w:space="0" w:color="000000"/>
            </w:tcBorders>
            <w:hideMark/>
          </w:tcPr>
          <w:p w:rsidR="00245A8C" w:rsidRDefault="00245A8C" w:rsidP="008D1D00">
            <w:pPr>
              <w:spacing w:after="0" w:line="288" w:lineRule="auto"/>
              <w:rPr>
                <w:color w:val="C00000"/>
                <w:sz w:val="28"/>
                <w:szCs w:val="28"/>
              </w:rPr>
            </w:pPr>
            <w:r>
              <w:rPr>
                <w:color w:val="C00000"/>
                <w:sz w:val="28"/>
                <w:szCs w:val="28"/>
              </w:rPr>
              <w:t>8.A</w:t>
            </w:r>
          </w:p>
        </w:tc>
        <w:tc>
          <w:tcPr>
            <w:tcW w:w="2028" w:type="dxa"/>
            <w:tcBorders>
              <w:top w:val="single" w:sz="4" w:space="0" w:color="000000"/>
              <w:left w:val="single" w:sz="4" w:space="0" w:color="000000"/>
              <w:bottom w:val="single" w:sz="4" w:space="0" w:color="000000"/>
              <w:right w:val="single" w:sz="4" w:space="0" w:color="000000"/>
            </w:tcBorders>
            <w:hideMark/>
          </w:tcPr>
          <w:p w:rsidR="00245A8C" w:rsidRDefault="00245A8C" w:rsidP="008D1D00">
            <w:pPr>
              <w:spacing w:after="0" w:line="288" w:lineRule="auto"/>
              <w:rPr>
                <w:color w:val="C00000"/>
                <w:sz w:val="28"/>
                <w:szCs w:val="28"/>
              </w:rPr>
            </w:pPr>
            <w:r>
              <w:rPr>
                <w:color w:val="C00000"/>
                <w:sz w:val="28"/>
                <w:szCs w:val="28"/>
              </w:rPr>
              <w:t>18.C</w:t>
            </w:r>
          </w:p>
        </w:tc>
        <w:tc>
          <w:tcPr>
            <w:tcW w:w="2027" w:type="dxa"/>
            <w:tcBorders>
              <w:top w:val="single" w:sz="4" w:space="0" w:color="000000"/>
              <w:left w:val="single" w:sz="4" w:space="0" w:color="000000"/>
              <w:bottom w:val="single" w:sz="4" w:space="0" w:color="000000"/>
              <w:right w:val="single" w:sz="4" w:space="0" w:color="000000"/>
            </w:tcBorders>
            <w:hideMark/>
          </w:tcPr>
          <w:p w:rsidR="00245A8C" w:rsidRDefault="00245A8C" w:rsidP="008D1D00">
            <w:pPr>
              <w:spacing w:after="0" w:line="288" w:lineRule="auto"/>
              <w:rPr>
                <w:color w:val="C00000"/>
                <w:sz w:val="28"/>
                <w:szCs w:val="28"/>
              </w:rPr>
            </w:pPr>
            <w:r>
              <w:rPr>
                <w:color w:val="C00000"/>
                <w:sz w:val="28"/>
                <w:szCs w:val="28"/>
              </w:rPr>
              <w:t>28.D</w:t>
            </w:r>
          </w:p>
        </w:tc>
        <w:tc>
          <w:tcPr>
            <w:tcW w:w="2027" w:type="dxa"/>
            <w:tcBorders>
              <w:top w:val="single" w:sz="4" w:space="0" w:color="000000"/>
              <w:left w:val="single" w:sz="4" w:space="0" w:color="000000"/>
              <w:bottom w:val="single" w:sz="4" w:space="0" w:color="000000"/>
              <w:right w:val="single" w:sz="4" w:space="0" w:color="000000"/>
            </w:tcBorders>
            <w:hideMark/>
          </w:tcPr>
          <w:p w:rsidR="00245A8C" w:rsidRDefault="00245A8C" w:rsidP="008D1D00">
            <w:pPr>
              <w:spacing w:after="0" w:line="288" w:lineRule="auto"/>
              <w:rPr>
                <w:color w:val="C00000"/>
                <w:sz w:val="28"/>
                <w:szCs w:val="28"/>
              </w:rPr>
            </w:pPr>
            <w:r>
              <w:rPr>
                <w:color w:val="C00000"/>
                <w:sz w:val="28"/>
                <w:szCs w:val="28"/>
              </w:rPr>
              <w:t>38.C</w:t>
            </w:r>
          </w:p>
        </w:tc>
        <w:tc>
          <w:tcPr>
            <w:tcW w:w="2027" w:type="dxa"/>
            <w:tcBorders>
              <w:top w:val="single" w:sz="4" w:space="0" w:color="000000"/>
              <w:left w:val="single" w:sz="4" w:space="0" w:color="000000"/>
              <w:bottom w:val="single" w:sz="4" w:space="0" w:color="000000"/>
              <w:right w:val="single" w:sz="4" w:space="0" w:color="000000"/>
            </w:tcBorders>
            <w:hideMark/>
          </w:tcPr>
          <w:p w:rsidR="00245A8C" w:rsidRDefault="00245A8C" w:rsidP="008D1D00">
            <w:pPr>
              <w:spacing w:after="0" w:line="288" w:lineRule="auto"/>
              <w:rPr>
                <w:color w:val="C00000"/>
                <w:sz w:val="28"/>
                <w:szCs w:val="28"/>
              </w:rPr>
            </w:pPr>
            <w:r>
              <w:rPr>
                <w:color w:val="C00000"/>
                <w:sz w:val="28"/>
                <w:szCs w:val="28"/>
              </w:rPr>
              <w:t>48.A</w:t>
            </w:r>
          </w:p>
        </w:tc>
      </w:tr>
      <w:tr w:rsidR="00245A8C" w:rsidTr="00245A8C">
        <w:tc>
          <w:tcPr>
            <w:tcW w:w="2028" w:type="dxa"/>
            <w:tcBorders>
              <w:top w:val="single" w:sz="4" w:space="0" w:color="000000"/>
              <w:left w:val="single" w:sz="4" w:space="0" w:color="000000"/>
              <w:bottom w:val="single" w:sz="4" w:space="0" w:color="000000"/>
              <w:right w:val="single" w:sz="4" w:space="0" w:color="000000"/>
            </w:tcBorders>
            <w:hideMark/>
          </w:tcPr>
          <w:p w:rsidR="00245A8C" w:rsidRDefault="00245A8C" w:rsidP="008D1D00">
            <w:pPr>
              <w:spacing w:after="0" w:line="288" w:lineRule="auto"/>
              <w:rPr>
                <w:color w:val="C00000"/>
                <w:sz w:val="28"/>
                <w:szCs w:val="28"/>
              </w:rPr>
            </w:pPr>
            <w:r>
              <w:rPr>
                <w:color w:val="C00000"/>
                <w:sz w:val="28"/>
                <w:szCs w:val="28"/>
              </w:rPr>
              <w:t>9.B</w:t>
            </w:r>
          </w:p>
        </w:tc>
        <w:tc>
          <w:tcPr>
            <w:tcW w:w="2028" w:type="dxa"/>
            <w:tcBorders>
              <w:top w:val="single" w:sz="4" w:space="0" w:color="000000"/>
              <w:left w:val="single" w:sz="4" w:space="0" w:color="000000"/>
              <w:bottom w:val="single" w:sz="4" w:space="0" w:color="000000"/>
              <w:right w:val="single" w:sz="4" w:space="0" w:color="000000"/>
            </w:tcBorders>
            <w:hideMark/>
          </w:tcPr>
          <w:p w:rsidR="00245A8C" w:rsidRDefault="00245A8C" w:rsidP="008D1D00">
            <w:pPr>
              <w:spacing w:after="0" w:line="288" w:lineRule="auto"/>
              <w:rPr>
                <w:color w:val="C00000"/>
                <w:sz w:val="28"/>
                <w:szCs w:val="28"/>
              </w:rPr>
            </w:pPr>
            <w:r>
              <w:rPr>
                <w:color w:val="C00000"/>
                <w:sz w:val="28"/>
                <w:szCs w:val="28"/>
              </w:rPr>
              <w:t>19.B</w:t>
            </w:r>
          </w:p>
        </w:tc>
        <w:tc>
          <w:tcPr>
            <w:tcW w:w="2027" w:type="dxa"/>
            <w:tcBorders>
              <w:top w:val="single" w:sz="4" w:space="0" w:color="000000"/>
              <w:left w:val="single" w:sz="4" w:space="0" w:color="000000"/>
              <w:bottom w:val="single" w:sz="4" w:space="0" w:color="000000"/>
              <w:right w:val="single" w:sz="4" w:space="0" w:color="000000"/>
            </w:tcBorders>
            <w:hideMark/>
          </w:tcPr>
          <w:p w:rsidR="00245A8C" w:rsidRDefault="00245A8C" w:rsidP="008D1D00">
            <w:pPr>
              <w:spacing w:after="0" w:line="288" w:lineRule="auto"/>
              <w:rPr>
                <w:color w:val="C00000"/>
                <w:sz w:val="28"/>
                <w:szCs w:val="28"/>
              </w:rPr>
            </w:pPr>
            <w:r>
              <w:rPr>
                <w:color w:val="C00000"/>
                <w:sz w:val="28"/>
                <w:szCs w:val="28"/>
              </w:rPr>
              <w:t>29.A</w:t>
            </w:r>
          </w:p>
        </w:tc>
        <w:tc>
          <w:tcPr>
            <w:tcW w:w="2027" w:type="dxa"/>
            <w:tcBorders>
              <w:top w:val="single" w:sz="4" w:space="0" w:color="000000"/>
              <w:left w:val="single" w:sz="4" w:space="0" w:color="000000"/>
              <w:bottom w:val="single" w:sz="4" w:space="0" w:color="000000"/>
              <w:right w:val="single" w:sz="4" w:space="0" w:color="000000"/>
            </w:tcBorders>
            <w:hideMark/>
          </w:tcPr>
          <w:p w:rsidR="00245A8C" w:rsidRDefault="00245A8C" w:rsidP="008D1D00">
            <w:pPr>
              <w:spacing w:after="0" w:line="288" w:lineRule="auto"/>
              <w:rPr>
                <w:color w:val="C00000"/>
                <w:sz w:val="28"/>
                <w:szCs w:val="28"/>
              </w:rPr>
            </w:pPr>
            <w:r>
              <w:rPr>
                <w:color w:val="C00000"/>
                <w:sz w:val="28"/>
                <w:szCs w:val="28"/>
              </w:rPr>
              <w:t>39.B</w:t>
            </w:r>
          </w:p>
        </w:tc>
        <w:tc>
          <w:tcPr>
            <w:tcW w:w="2027" w:type="dxa"/>
            <w:tcBorders>
              <w:top w:val="single" w:sz="4" w:space="0" w:color="000000"/>
              <w:left w:val="single" w:sz="4" w:space="0" w:color="000000"/>
              <w:bottom w:val="single" w:sz="4" w:space="0" w:color="000000"/>
              <w:right w:val="single" w:sz="4" w:space="0" w:color="000000"/>
            </w:tcBorders>
            <w:hideMark/>
          </w:tcPr>
          <w:p w:rsidR="00245A8C" w:rsidRDefault="00245A8C" w:rsidP="008D1D00">
            <w:pPr>
              <w:spacing w:after="0" w:line="288" w:lineRule="auto"/>
              <w:rPr>
                <w:color w:val="C00000"/>
                <w:sz w:val="28"/>
                <w:szCs w:val="28"/>
              </w:rPr>
            </w:pPr>
            <w:r>
              <w:rPr>
                <w:color w:val="C00000"/>
                <w:sz w:val="28"/>
                <w:szCs w:val="28"/>
              </w:rPr>
              <w:t>49.C</w:t>
            </w:r>
          </w:p>
        </w:tc>
      </w:tr>
      <w:tr w:rsidR="00245A8C" w:rsidTr="00245A8C">
        <w:tc>
          <w:tcPr>
            <w:tcW w:w="2028" w:type="dxa"/>
            <w:tcBorders>
              <w:top w:val="single" w:sz="4" w:space="0" w:color="000000"/>
              <w:left w:val="single" w:sz="4" w:space="0" w:color="000000"/>
              <w:bottom w:val="single" w:sz="4" w:space="0" w:color="000000"/>
              <w:right w:val="single" w:sz="4" w:space="0" w:color="000000"/>
            </w:tcBorders>
            <w:hideMark/>
          </w:tcPr>
          <w:p w:rsidR="00245A8C" w:rsidRDefault="00245A8C" w:rsidP="008D1D00">
            <w:pPr>
              <w:spacing w:after="0" w:line="288" w:lineRule="auto"/>
              <w:rPr>
                <w:color w:val="C00000"/>
                <w:sz w:val="28"/>
                <w:szCs w:val="28"/>
              </w:rPr>
            </w:pPr>
            <w:r>
              <w:rPr>
                <w:color w:val="C00000"/>
                <w:sz w:val="28"/>
                <w:szCs w:val="28"/>
              </w:rPr>
              <w:t>10.A</w:t>
            </w:r>
          </w:p>
        </w:tc>
        <w:tc>
          <w:tcPr>
            <w:tcW w:w="2028" w:type="dxa"/>
            <w:tcBorders>
              <w:top w:val="single" w:sz="4" w:space="0" w:color="000000"/>
              <w:left w:val="single" w:sz="4" w:space="0" w:color="000000"/>
              <w:bottom w:val="single" w:sz="4" w:space="0" w:color="000000"/>
              <w:right w:val="single" w:sz="4" w:space="0" w:color="000000"/>
            </w:tcBorders>
            <w:hideMark/>
          </w:tcPr>
          <w:p w:rsidR="00245A8C" w:rsidRDefault="00245A8C" w:rsidP="008D1D00">
            <w:pPr>
              <w:spacing w:after="0" w:line="288" w:lineRule="auto"/>
              <w:rPr>
                <w:color w:val="C00000"/>
                <w:sz w:val="28"/>
                <w:szCs w:val="28"/>
              </w:rPr>
            </w:pPr>
            <w:r>
              <w:rPr>
                <w:color w:val="C00000"/>
                <w:sz w:val="28"/>
                <w:szCs w:val="28"/>
              </w:rPr>
              <w:t>20.D</w:t>
            </w:r>
          </w:p>
        </w:tc>
        <w:tc>
          <w:tcPr>
            <w:tcW w:w="2027" w:type="dxa"/>
            <w:tcBorders>
              <w:top w:val="single" w:sz="4" w:space="0" w:color="000000"/>
              <w:left w:val="single" w:sz="4" w:space="0" w:color="000000"/>
              <w:bottom w:val="single" w:sz="4" w:space="0" w:color="000000"/>
              <w:right w:val="single" w:sz="4" w:space="0" w:color="000000"/>
            </w:tcBorders>
            <w:hideMark/>
          </w:tcPr>
          <w:p w:rsidR="00245A8C" w:rsidRDefault="00245A8C" w:rsidP="008D1D00">
            <w:pPr>
              <w:spacing w:after="0" w:line="288" w:lineRule="auto"/>
              <w:rPr>
                <w:color w:val="C00000"/>
                <w:sz w:val="28"/>
                <w:szCs w:val="28"/>
              </w:rPr>
            </w:pPr>
            <w:r>
              <w:rPr>
                <w:color w:val="C00000"/>
                <w:sz w:val="28"/>
                <w:szCs w:val="28"/>
              </w:rPr>
              <w:t>30.B</w:t>
            </w:r>
          </w:p>
        </w:tc>
        <w:tc>
          <w:tcPr>
            <w:tcW w:w="2027" w:type="dxa"/>
            <w:tcBorders>
              <w:top w:val="single" w:sz="4" w:space="0" w:color="000000"/>
              <w:left w:val="single" w:sz="4" w:space="0" w:color="000000"/>
              <w:bottom w:val="single" w:sz="4" w:space="0" w:color="000000"/>
              <w:right w:val="single" w:sz="4" w:space="0" w:color="000000"/>
            </w:tcBorders>
            <w:hideMark/>
          </w:tcPr>
          <w:p w:rsidR="00245A8C" w:rsidRDefault="00245A8C" w:rsidP="008D1D00">
            <w:pPr>
              <w:spacing w:after="0" w:line="288" w:lineRule="auto"/>
              <w:rPr>
                <w:color w:val="C00000"/>
                <w:sz w:val="28"/>
                <w:szCs w:val="28"/>
              </w:rPr>
            </w:pPr>
            <w:r>
              <w:rPr>
                <w:color w:val="C00000"/>
                <w:sz w:val="28"/>
                <w:szCs w:val="28"/>
              </w:rPr>
              <w:t>40.D</w:t>
            </w:r>
          </w:p>
        </w:tc>
        <w:tc>
          <w:tcPr>
            <w:tcW w:w="2027" w:type="dxa"/>
            <w:tcBorders>
              <w:top w:val="single" w:sz="4" w:space="0" w:color="000000"/>
              <w:left w:val="single" w:sz="4" w:space="0" w:color="000000"/>
              <w:bottom w:val="single" w:sz="4" w:space="0" w:color="000000"/>
              <w:right w:val="single" w:sz="4" w:space="0" w:color="000000"/>
            </w:tcBorders>
            <w:hideMark/>
          </w:tcPr>
          <w:p w:rsidR="00245A8C" w:rsidRDefault="00245A8C" w:rsidP="008D1D00">
            <w:pPr>
              <w:spacing w:after="0" w:line="288" w:lineRule="auto"/>
              <w:rPr>
                <w:color w:val="C00000"/>
                <w:sz w:val="28"/>
                <w:szCs w:val="28"/>
              </w:rPr>
            </w:pPr>
            <w:r>
              <w:rPr>
                <w:color w:val="C00000"/>
                <w:sz w:val="28"/>
                <w:szCs w:val="28"/>
              </w:rPr>
              <w:t>50.D</w:t>
            </w:r>
          </w:p>
        </w:tc>
      </w:tr>
    </w:tbl>
    <w:p w:rsidR="00245A8C" w:rsidRDefault="00245A8C" w:rsidP="008D1D00">
      <w:pPr>
        <w:spacing w:after="0" w:line="288" w:lineRule="auto"/>
        <w:rPr>
          <w:b/>
          <w:color w:val="000099"/>
          <w:sz w:val="28"/>
          <w:szCs w:val="28"/>
        </w:rPr>
      </w:pPr>
    </w:p>
    <w:p w:rsidR="007B7148" w:rsidRDefault="008D1D00" w:rsidP="008D1D00">
      <w:pPr>
        <w:spacing w:after="0" w:line="288" w:lineRule="auto"/>
        <w:jc w:val="both"/>
        <w:rPr>
          <w:b/>
          <w:color w:val="FF0000"/>
          <w:sz w:val="28"/>
          <w:szCs w:val="28"/>
        </w:rPr>
      </w:pPr>
      <w:r>
        <w:rPr>
          <w:rFonts w:ascii="Calibri" w:hAnsi="Calibri" w:cs="Calibri"/>
          <w:b/>
          <w:color w:val="FF0000"/>
          <w:sz w:val="28"/>
          <w:szCs w:val="28"/>
        </w:rPr>
        <w:t>❸</w:t>
      </w:r>
      <w:r w:rsidR="007B7148">
        <w:rPr>
          <w:b/>
          <w:color w:val="FF0000"/>
          <w:sz w:val="28"/>
          <w:szCs w:val="28"/>
        </w:rPr>
        <w:t>. WORD FORMS</w:t>
      </w:r>
    </w:p>
    <w:p w:rsidR="007B7148" w:rsidRDefault="007B7148" w:rsidP="008D1D00">
      <w:pPr>
        <w:spacing w:after="0" w:line="288" w:lineRule="auto"/>
        <w:rPr>
          <w:b/>
          <w:color w:val="0000FF"/>
          <w:sz w:val="28"/>
          <w:szCs w:val="28"/>
        </w:rPr>
      </w:pPr>
      <w:r>
        <w:rPr>
          <w:b/>
          <w:color w:val="0000FF"/>
          <w:sz w:val="28"/>
          <w:szCs w:val="28"/>
        </w:rPr>
        <w:t>I. Give the correct form of the word given to complete the sentence.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34"/>
        <w:gridCol w:w="2534"/>
        <w:gridCol w:w="2270"/>
        <w:gridCol w:w="2799"/>
      </w:tblGrid>
      <w:tr w:rsidR="007B7148" w:rsidRPr="007B7148" w:rsidTr="007B7148">
        <w:tc>
          <w:tcPr>
            <w:tcW w:w="2534" w:type="dxa"/>
            <w:tcBorders>
              <w:top w:val="single" w:sz="4" w:space="0" w:color="000000"/>
              <w:left w:val="single" w:sz="4" w:space="0" w:color="000000"/>
              <w:bottom w:val="single" w:sz="4" w:space="0" w:color="000000"/>
              <w:right w:val="single" w:sz="4" w:space="0" w:color="000000"/>
            </w:tcBorders>
            <w:hideMark/>
          </w:tcPr>
          <w:p w:rsidR="007B7148" w:rsidRPr="007B7148" w:rsidRDefault="007B7148" w:rsidP="008D1D00">
            <w:pPr>
              <w:spacing w:after="0" w:line="288" w:lineRule="auto"/>
              <w:contextualSpacing/>
              <w:rPr>
                <w:b/>
                <w:color w:val="C00000"/>
                <w:sz w:val="28"/>
                <w:szCs w:val="28"/>
              </w:rPr>
            </w:pPr>
            <w:r w:rsidRPr="007B7148">
              <w:rPr>
                <w:color w:val="C00000"/>
              </w:rPr>
              <w:t>1. unhealthily</w:t>
            </w:r>
          </w:p>
        </w:tc>
        <w:tc>
          <w:tcPr>
            <w:tcW w:w="2534" w:type="dxa"/>
            <w:tcBorders>
              <w:top w:val="single" w:sz="4" w:space="0" w:color="000000"/>
              <w:left w:val="single" w:sz="4" w:space="0" w:color="000000"/>
              <w:bottom w:val="single" w:sz="4" w:space="0" w:color="000000"/>
              <w:right w:val="single" w:sz="4" w:space="0" w:color="000000"/>
            </w:tcBorders>
            <w:hideMark/>
          </w:tcPr>
          <w:p w:rsidR="007B7148" w:rsidRPr="007B7148" w:rsidRDefault="007B7148" w:rsidP="008D1D00">
            <w:pPr>
              <w:spacing w:after="0" w:line="288" w:lineRule="auto"/>
              <w:contextualSpacing/>
              <w:rPr>
                <w:b/>
                <w:color w:val="C00000"/>
                <w:sz w:val="28"/>
                <w:szCs w:val="28"/>
              </w:rPr>
            </w:pPr>
            <w:r w:rsidRPr="007B7148">
              <w:rPr>
                <w:color w:val="C00000"/>
              </w:rPr>
              <w:t>6. addicted</w:t>
            </w:r>
          </w:p>
        </w:tc>
        <w:tc>
          <w:tcPr>
            <w:tcW w:w="2270" w:type="dxa"/>
            <w:tcBorders>
              <w:top w:val="single" w:sz="4" w:space="0" w:color="000000"/>
              <w:left w:val="single" w:sz="4" w:space="0" w:color="000000"/>
              <w:bottom w:val="single" w:sz="4" w:space="0" w:color="000000"/>
              <w:right w:val="single" w:sz="4" w:space="0" w:color="000000"/>
            </w:tcBorders>
            <w:hideMark/>
          </w:tcPr>
          <w:p w:rsidR="007B7148" w:rsidRPr="007B7148" w:rsidRDefault="007B7148" w:rsidP="008D1D00">
            <w:pPr>
              <w:spacing w:after="0" w:line="288" w:lineRule="auto"/>
              <w:contextualSpacing/>
              <w:rPr>
                <w:b/>
                <w:color w:val="C00000"/>
                <w:sz w:val="28"/>
                <w:szCs w:val="28"/>
              </w:rPr>
            </w:pPr>
            <w:r w:rsidRPr="007B7148">
              <w:rPr>
                <w:color w:val="C00000"/>
                <w:szCs w:val="26"/>
              </w:rPr>
              <w:t>11. minority</w:t>
            </w:r>
            <w:r w:rsidRPr="007B7148">
              <w:rPr>
                <w:color w:val="C00000"/>
                <w:szCs w:val="26"/>
              </w:rPr>
              <w:tab/>
            </w:r>
          </w:p>
        </w:tc>
        <w:tc>
          <w:tcPr>
            <w:tcW w:w="2799" w:type="dxa"/>
            <w:tcBorders>
              <w:top w:val="single" w:sz="4" w:space="0" w:color="000000"/>
              <w:left w:val="single" w:sz="4" w:space="0" w:color="000000"/>
              <w:bottom w:val="single" w:sz="4" w:space="0" w:color="000000"/>
              <w:right w:val="single" w:sz="4" w:space="0" w:color="000000"/>
            </w:tcBorders>
            <w:hideMark/>
          </w:tcPr>
          <w:p w:rsidR="007B7148" w:rsidRPr="007B7148" w:rsidRDefault="007B7148" w:rsidP="008D1D00">
            <w:pPr>
              <w:spacing w:after="0" w:line="288" w:lineRule="auto"/>
              <w:contextualSpacing/>
              <w:rPr>
                <w:b/>
                <w:color w:val="C00000"/>
                <w:sz w:val="28"/>
                <w:szCs w:val="28"/>
              </w:rPr>
            </w:pPr>
            <w:r w:rsidRPr="007B7148">
              <w:rPr>
                <w:color w:val="C00000"/>
              </w:rPr>
              <w:t>16. speciality/ specialty</w:t>
            </w:r>
          </w:p>
        </w:tc>
      </w:tr>
      <w:tr w:rsidR="007B7148" w:rsidRPr="007B7148" w:rsidTr="007B7148">
        <w:tc>
          <w:tcPr>
            <w:tcW w:w="2534" w:type="dxa"/>
            <w:tcBorders>
              <w:top w:val="single" w:sz="4" w:space="0" w:color="000000"/>
              <w:left w:val="single" w:sz="4" w:space="0" w:color="000000"/>
              <w:bottom w:val="single" w:sz="4" w:space="0" w:color="000000"/>
              <w:right w:val="single" w:sz="4" w:space="0" w:color="000000"/>
            </w:tcBorders>
            <w:hideMark/>
          </w:tcPr>
          <w:p w:rsidR="007B7148" w:rsidRPr="007B7148" w:rsidRDefault="007B7148" w:rsidP="008D1D00">
            <w:pPr>
              <w:spacing w:after="0" w:line="288" w:lineRule="auto"/>
              <w:contextualSpacing/>
              <w:rPr>
                <w:b/>
                <w:color w:val="C00000"/>
                <w:sz w:val="28"/>
                <w:szCs w:val="28"/>
              </w:rPr>
            </w:pPr>
            <w:r w:rsidRPr="007B7148">
              <w:rPr>
                <w:color w:val="C00000"/>
              </w:rPr>
              <w:t>2. multicultural</w:t>
            </w:r>
          </w:p>
        </w:tc>
        <w:tc>
          <w:tcPr>
            <w:tcW w:w="2534" w:type="dxa"/>
            <w:tcBorders>
              <w:top w:val="single" w:sz="4" w:space="0" w:color="000000"/>
              <w:left w:val="single" w:sz="4" w:space="0" w:color="000000"/>
              <w:bottom w:val="single" w:sz="4" w:space="0" w:color="000000"/>
              <w:right w:val="single" w:sz="4" w:space="0" w:color="000000"/>
            </w:tcBorders>
            <w:hideMark/>
          </w:tcPr>
          <w:p w:rsidR="007B7148" w:rsidRPr="007B7148" w:rsidRDefault="007B7148" w:rsidP="008D1D00">
            <w:pPr>
              <w:spacing w:after="0" w:line="288" w:lineRule="auto"/>
              <w:contextualSpacing/>
              <w:rPr>
                <w:b/>
                <w:color w:val="C00000"/>
                <w:sz w:val="28"/>
                <w:szCs w:val="28"/>
              </w:rPr>
            </w:pPr>
            <w:r w:rsidRPr="007B7148">
              <w:rPr>
                <w:color w:val="C00000"/>
              </w:rPr>
              <w:t>7. trainer</w:t>
            </w:r>
          </w:p>
        </w:tc>
        <w:tc>
          <w:tcPr>
            <w:tcW w:w="2270" w:type="dxa"/>
            <w:tcBorders>
              <w:top w:val="single" w:sz="4" w:space="0" w:color="000000"/>
              <w:left w:val="single" w:sz="4" w:space="0" w:color="000000"/>
              <w:bottom w:val="single" w:sz="4" w:space="0" w:color="000000"/>
              <w:right w:val="single" w:sz="4" w:space="0" w:color="000000"/>
            </w:tcBorders>
            <w:hideMark/>
          </w:tcPr>
          <w:p w:rsidR="007B7148" w:rsidRPr="007B7148" w:rsidRDefault="007B7148" w:rsidP="008D1D00">
            <w:pPr>
              <w:spacing w:after="0" w:line="288" w:lineRule="auto"/>
              <w:contextualSpacing/>
              <w:rPr>
                <w:b/>
                <w:color w:val="C00000"/>
                <w:sz w:val="28"/>
                <w:szCs w:val="28"/>
              </w:rPr>
            </w:pPr>
            <w:r w:rsidRPr="007B7148">
              <w:rPr>
                <w:color w:val="C00000"/>
                <w:szCs w:val="26"/>
              </w:rPr>
              <w:t>12. Population</w:t>
            </w:r>
          </w:p>
        </w:tc>
        <w:tc>
          <w:tcPr>
            <w:tcW w:w="2799" w:type="dxa"/>
            <w:tcBorders>
              <w:top w:val="single" w:sz="4" w:space="0" w:color="000000"/>
              <w:left w:val="single" w:sz="4" w:space="0" w:color="000000"/>
              <w:bottom w:val="single" w:sz="4" w:space="0" w:color="000000"/>
              <w:right w:val="single" w:sz="4" w:space="0" w:color="000000"/>
            </w:tcBorders>
            <w:hideMark/>
          </w:tcPr>
          <w:p w:rsidR="007B7148" w:rsidRPr="007B7148" w:rsidRDefault="007B7148" w:rsidP="008D1D00">
            <w:pPr>
              <w:spacing w:after="0" w:line="288" w:lineRule="auto"/>
              <w:contextualSpacing/>
              <w:rPr>
                <w:b/>
                <w:color w:val="C00000"/>
                <w:sz w:val="28"/>
                <w:szCs w:val="28"/>
              </w:rPr>
            </w:pPr>
            <w:r w:rsidRPr="007B7148">
              <w:rPr>
                <w:color w:val="C00000"/>
              </w:rPr>
              <w:t>17. mountainous</w:t>
            </w:r>
          </w:p>
        </w:tc>
      </w:tr>
      <w:tr w:rsidR="007B7148" w:rsidRPr="007B7148" w:rsidTr="007B7148">
        <w:tc>
          <w:tcPr>
            <w:tcW w:w="2534" w:type="dxa"/>
            <w:tcBorders>
              <w:top w:val="single" w:sz="4" w:space="0" w:color="000000"/>
              <w:left w:val="single" w:sz="4" w:space="0" w:color="000000"/>
              <w:bottom w:val="single" w:sz="4" w:space="0" w:color="000000"/>
              <w:right w:val="single" w:sz="4" w:space="0" w:color="000000"/>
            </w:tcBorders>
            <w:hideMark/>
          </w:tcPr>
          <w:p w:rsidR="007B7148" w:rsidRPr="007B7148" w:rsidRDefault="007B7148" w:rsidP="008D1D00">
            <w:pPr>
              <w:spacing w:after="0" w:line="288" w:lineRule="auto"/>
              <w:contextualSpacing/>
              <w:rPr>
                <w:b/>
                <w:color w:val="C00000"/>
                <w:sz w:val="28"/>
                <w:szCs w:val="28"/>
              </w:rPr>
            </w:pPr>
            <w:r w:rsidRPr="007B7148">
              <w:rPr>
                <w:color w:val="C00000"/>
              </w:rPr>
              <w:t>3. mountainous</w:t>
            </w:r>
          </w:p>
        </w:tc>
        <w:tc>
          <w:tcPr>
            <w:tcW w:w="2534" w:type="dxa"/>
            <w:tcBorders>
              <w:top w:val="single" w:sz="4" w:space="0" w:color="000000"/>
              <w:left w:val="single" w:sz="4" w:space="0" w:color="000000"/>
              <w:bottom w:val="single" w:sz="4" w:space="0" w:color="000000"/>
              <w:right w:val="single" w:sz="4" w:space="0" w:color="000000"/>
            </w:tcBorders>
            <w:hideMark/>
          </w:tcPr>
          <w:p w:rsidR="007B7148" w:rsidRPr="007B7148" w:rsidRDefault="007B7148" w:rsidP="008D1D00">
            <w:pPr>
              <w:spacing w:after="0" w:line="288" w:lineRule="auto"/>
              <w:contextualSpacing/>
              <w:rPr>
                <w:b/>
                <w:color w:val="C00000"/>
                <w:sz w:val="28"/>
                <w:szCs w:val="28"/>
              </w:rPr>
            </w:pPr>
            <w:r w:rsidRPr="007B7148">
              <w:rPr>
                <w:color w:val="C00000"/>
              </w:rPr>
              <w:t>8. envious</w:t>
            </w:r>
          </w:p>
        </w:tc>
        <w:tc>
          <w:tcPr>
            <w:tcW w:w="2270" w:type="dxa"/>
            <w:tcBorders>
              <w:top w:val="single" w:sz="4" w:space="0" w:color="000000"/>
              <w:left w:val="single" w:sz="4" w:space="0" w:color="000000"/>
              <w:bottom w:val="single" w:sz="4" w:space="0" w:color="000000"/>
              <w:right w:val="single" w:sz="4" w:space="0" w:color="000000"/>
            </w:tcBorders>
            <w:hideMark/>
          </w:tcPr>
          <w:p w:rsidR="007B7148" w:rsidRPr="007B7148" w:rsidRDefault="007B7148" w:rsidP="008D1D00">
            <w:pPr>
              <w:spacing w:after="0" w:line="288" w:lineRule="auto"/>
              <w:contextualSpacing/>
              <w:rPr>
                <w:color w:val="C00000"/>
                <w:szCs w:val="26"/>
              </w:rPr>
            </w:pPr>
            <w:r w:rsidRPr="007B7148">
              <w:rPr>
                <w:color w:val="C00000"/>
                <w:szCs w:val="26"/>
              </w:rPr>
              <w:t>13. Traditional</w:t>
            </w:r>
          </w:p>
        </w:tc>
        <w:tc>
          <w:tcPr>
            <w:tcW w:w="2799" w:type="dxa"/>
            <w:tcBorders>
              <w:top w:val="single" w:sz="4" w:space="0" w:color="000000"/>
              <w:left w:val="single" w:sz="4" w:space="0" w:color="000000"/>
              <w:bottom w:val="single" w:sz="4" w:space="0" w:color="000000"/>
              <w:right w:val="single" w:sz="4" w:space="0" w:color="000000"/>
            </w:tcBorders>
            <w:hideMark/>
          </w:tcPr>
          <w:p w:rsidR="007B7148" w:rsidRPr="007B7148" w:rsidRDefault="007B7148" w:rsidP="008D1D00">
            <w:pPr>
              <w:spacing w:after="0" w:line="288" w:lineRule="auto"/>
              <w:contextualSpacing/>
              <w:rPr>
                <w:b/>
                <w:color w:val="C00000"/>
                <w:sz w:val="28"/>
                <w:szCs w:val="28"/>
              </w:rPr>
            </w:pPr>
            <w:r w:rsidRPr="007B7148">
              <w:rPr>
                <w:color w:val="C00000"/>
              </w:rPr>
              <w:t>18. Woven</w:t>
            </w:r>
          </w:p>
        </w:tc>
      </w:tr>
      <w:tr w:rsidR="007B7148" w:rsidRPr="007B7148" w:rsidTr="007B7148">
        <w:tc>
          <w:tcPr>
            <w:tcW w:w="2534" w:type="dxa"/>
            <w:tcBorders>
              <w:top w:val="single" w:sz="4" w:space="0" w:color="000000"/>
              <w:left w:val="single" w:sz="4" w:space="0" w:color="000000"/>
              <w:bottom w:val="single" w:sz="4" w:space="0" w:color="000000"/>
              <w:right w:val="single" w:sz="4" w:space="0" w:color="000000"/>
            </w:tcBorders>
            <w:hideMark/>
          </w:tcPr>
          <w:p w:rsidR="007B7148" w:rsidRPr="007B7148" w:rsidRDefault="007B7148" w:rsidP="008D1D00">
            <w:pPr>
              <w:spacing w:after="0" w:line="288" w:lineRule="auto"/>
              <w:contextualSpacing/>
              <w:rPr>
                <w:b/>
                <w:color w:val="C00000"/>
                <w:sz w:val="28"/>
                <w:szCs w:val="28"/>
              </w:rPr>
            </w:pPr>
            <w:r w:rsidRPr="007B7148">
              <w:rPr>
                <w:color w:val="C00000"/>
              </w:rPr>
              <w:t>4. communal</w:t>
            </w:r>
          </w:p>
        </w:tc>
        <w:tc>
          <w:tcPr>
            <w:tcW w:w="2534" w:type="dxa"/>
            <w:tcBorders>
              <w:top w:val="single" w:sz="4" w:space="0" w:color="000000"/>
              <w:left w:val="single" w:sz="4" w:space="0" w:color="000000"/>
              <w:bottom w:val="single" w:sz="4" w:space="0" w:color="000000"/>
              <w:right w:val="single" w:sz="4" w:space="0" w:color="000000"/>
            </w:tcBorders>
            <w:hideMark/>
          </w:tcPr>
          <w:p w:rsidR="007B7148" w:rsidRPr="007B7148" w:rsidRDefault="007B7148" w:rsidP="008D1D00">
            <w:pPr>
              <w:spacing w:after="0" w:line="288" w:lineRule="auto"/>
              <w:contextualSpacing/>
              <w:rPr>
                <w:b/>
                <w:color w:val="C00000"/>
                <w:sz w:val="28"/>
                <w:szCs w:val="28"/>
              </w:rPr>
            </w:pPr>
            <w:r w:rsidRPr="007B7148">
              <w:rPr>
                <w:color w:val="C00000"/>
              </w:rPr>
              <w:t>9. nomads</w:t>
            </w:r>
          </w:p>
        </w:tc>
        <w:tc>
          <w:tcPr>
            <w:tcW w:w="2270" w:type="dxa"/>
            <w:tcBorders>
              <w:top w:val="single" w:sz="4" w:space="0" w:color="000000"/>
              <w:left w:val="single" w:sz="4" w:space="0" w:color="000000"/>
              <w:bottom w:val="single" w:sz="4" w:space="0" w:color="000000"/>
              <w:right w:val="single" w:sz="4" w:space="0" w:color="000000"/>
            </w:tcBorders>
            <w:hideMark/>
          </w:tcPr>
          <w:p w:rsidR="007B7148" w:rsidRPr="007B7148" w:rsidRDefault="007B7148" w:rsidP="008D1D00">
            <w:pPr>
              <w:spacing w:after="0" w:line="288" w:lineRule="auto"/>
              <w:contextualSpacing/>
              <w:rPr>
                <w:b/>
                <w:color w:val="C00000"/>
                <w:sz w:val="28"/>
                <w:szCs w:val="28"/>
              </w:rPr>
            </w:pPr>
            <w:r w:rsidRPr="007B7148">
              <w:rPr>
                <w:color w:val="C00000"/>
                <w:szCs w:val="26"/>
              </w:rPr>
              <w:t>14. colourful</w:t>
            </w:r>
          </w:p>
        </w:tc>
        <w:tc>
          <w:tcPr>
            <w:tcW w:w="2799" w:type="dxa"/>
            <w:tcBorders>
              <w:top w:val="single" w:sz="4" w:space="0" w:color="000000"/>
              <w:left w:val="single" w:sz="4" w:space="0" w:color="000000"/>
              <w:bottom w:val="single" w:sz="4" w:space="0" w:color="000000"/>
              <w:right w:val="single" w:sz="4" w:space="0" w:color="000000"/>
            </w:tcBorders>
            <w:hideMark/>
          </w:tcPr>
          <w:p w:rsidR="007B7148" w:rsidRPr="007B7148" w:rsidRDefault="007B7148" w:rsidP="008D1D00">
            <w:pPr>
              <w:spacing w:after="0" w:line="288" w:lineRule="auto"/>
              <w:contextualSpacing/>
              <w:rPr>
                <w:b/>
                <w:color w:val="C00000"/>
                <w:sz w:val="28"/>
                <w:szCs w:val="28"/>
              </w:rPr>
            </w:pPr>
            <w:r w:rsidRPr="007B7148">
              <w:rPr>
                <w:color w:val="C00000"/>
              </w:rPr>
              <w:t>19. ethnicities</w:t>
            </w:r>
          </w:p>
        </w:tc>
      </w:tr>
      <w:tr w:rsidR="007B7148" w:rsidRPr="007B7148" w:rsidTr="007B7148">
        <w:tc>
          <w:tcPr>
            <w:tcW w:w="2534" w:type="dxa"/>
            <w:tcBorders>
              <w:top w:val="single" w:sz="4" w:space="0" w:color="000000"/>
              <w:left w:val="single" w:sz="4" w:space="0" w:color="000000"/>
              <w:bottom w:val="single" w:sz="4" w:space="0" w:color="000000"/>
              <w:right w:val="single" w:sz="4" w:space="0" w:color="000000"/>
            </w:tcBorders>
            <w:hideMark/>
          </w:tcPr>
          <w:p w:rsidR="007B7148" w:rsidRPr="007B7148" w:rsidRDefault="007B7148" w:rsidP="008D1D00">
            <w:pPr>
              <w:spacing w:after="0" w:line="288" w:lineRule="auto"/>
              <w:contextualSpacing/>
              <w:rPr>
                <w:b/>
                <w:color w:val="C00000"/>
                <w:sz w:val="28"/>
                <w:szCs w:val="28"/>
              </w:rPr>
            </w:pPr>
            <w:r w:rsidRPr="007B7148">
              <w:rPr>
                <w:color w:val="C00000"/>
              </w:rPr>
              <w:t>5. socialise</w:t>
            </w:r>
          </w:p>
        </w:tc>
        <w:tc>
          <w:tcPr>
            <w:tcW w:w="2534" w:type="dxa"/>
            <w:tcBorders>
              <w:top w:val="single" w:sz="4" w:space="0" w:color="000000"/>
              <w:left w:val="single" w:sz="4" w:space="0" w:color="000000"/>
              <w:bottom w:val="single" w:sz="4" w:space="0" w:color="000000"/>
              <w:right w:val="single" w:sz="4" w:space="0" w:color="000000"/>
            </w:tcBorders>
            <w:hideMark/>
          </w:tcPr>
          <w:p w:rsidR="007B7148" w:rsidRPr="007B7148" w:rsidRDefault="007B7148" w:rsidP="008D1D00">
            <w:pPr>
              <w:spacing w:after="0" w:line="288" w:lineRule="auto"/>
              <w:contextualSpacing/>
              <w:rPr>
                <w:b/>
                <w:color w:val="C00000"/>
                <w:sz w:val="28"/>
                <w:szCs w:val="28"/>
              </w:rPr>
            </w:pPr>
            <w:r w:rsidRPr="007B7148">
              <w:rPr>
                <w:color w:val="C00000"/>
              </w:rPr>
              <w:t>10. traditionally</w:t>
            </w:r>
          </w:p>
        </w:tc>
        <w:tc>
          <w:tcPr>
            <w:tcW w:w="2270" w:type="dxa"/>
            <w:tcBorders>
              <w:top w:val="single" w:sz="4" w:space="0" w:color="000000"/>
              <w:left w:val="single" w:sz="4" w:space="0" w:color="000000"/>
              <w:bottom w:val="single" w:sz="4" w:space="0" w:color="000000"/>
              <w:right w:val="single" w:sz="4" w:space="0" w:color="000000"/>
            </w:tcBorders>
            <w:hideMark/>
          </w:tcPr>
          <w:p w:rsidR="007B7148" w:rsidRPr="007B7148" w:rsidRDefault="007B7148" w:rsidP="008D1D00">
            <w:pPr>
              <w:spacing w:after="0" w:line="288" w:lineRule="auto"/>
              <w:contextualSpacing/>
              <w:rPr>
                <w:b/>
                <w:color w:val="C00000"/>
                <w:sz w:val="28"/>
                <w:szCs w:val="28"/>
              </w:rPr>
            </w:pPr>
            <w:r>
              <w:rPr>
                <w:color w:val="C00000"/>
                <w:szCs w:val="26"/>
              </w:rPr>
              <w:t xml:space="preserve">15. </w:t>
            </w:r>
            <w:r w:rsidRPr="007B7148">
              <w:rPr>
                <w:color w:val="C00000"/>
                <w:szCs w:val="26"/>
              </w:rPr>
              <w:t>Specialties</w:t>
            </w:r>
          </w:p>
        </w:tc>
        <w:tc>
          <w:tcPr>
            <w:tcW w:w="2799" w:type="dxa"/>
            <w:tcBorders>
              <w:top w:val="single" w:sz="4" w:space="0" w:color="000000"/>
              <w:left w:val="single" w:sz="4" w:space="0" w:color="000000"/>
              <w:bottom w:val="single" w:sz="4" w:space="0" w:color="000000"/>
              <w:right w:val="single" w:sz="4" w:space="0" w:color="000000"/>
            </w:tcBorders>
            <w:hideMark/>
          </w:tcPr>
          <w:p w:rsidR="007B7148" w:rsidRPr="007B7148" w:rsidRDefault="007B7148" w:rsidP="008D1D00">
            <w:pPr>
              <w:spacing w:after="0" w:line="288" w:lineRule="auto"/>
              <w:contextualSpacing/>
              <w:rPr>
                <w:b/>
                <w:color w:val="C00000"/>
                <w:sz w:val="28"/>
                <w:szCs w:val="28"/>
              </w:rPr>
            </w:pPr>
            <w:r w:rsidRPr="007B7148">
              <w:rPr>
                <w:color w:val="C00000"/>
              </w:rPr>
              <w:t>20. culturally</w:t>
            </w:r>
          </w:p>
        </w:tc>
      </w:tr>
    </w:tbl>
    <w:p w:rsidR="00FC65BA" w:rsidRDefault="008D1D00" w:rsidP="008D1D00">
      <w:pPr>
        <w:spacing w:after="0" w:line="288" w:lineRule="auto"/>
        <w:rPr>
          <w:b/>
          <w:color w:val="FF0000"/>
          <w:sz w:val="28"/>
          <w:szCs w:val="28"/>
        </w:rPr>
      </w:pPr>
      <w:r>
        <w:rPr>
          <w:rFonts w:ascii="Calibri" w:hAnsi="Calibri" w:cs="Calibri"/>
          <w:b/>
          <w:color w:val="FF0000"/>
          <w:sz w:val="28"/>
          <w:szCs w:val="28"/>
        </w:rPr>
        <w:t>❹</w:t>
      </w:r>
      <w:r w:rsidR="00FC65BA">
        <w:rPr>
          <w:b/>
          <w:color w:val="FF0000"/>
          <w:sz w:val="28"/>
          <w:szCs w:val="28"/>
        </w:rPr>
        <w:t>. VERB FORMS</w:t>
      </w:r>
    </w:p>
    <w:p w:rsidR="00FC65BA" w:rsidRDefault="00FC65BA" w:rsidP="008D1D00">
      <w:pPr>
        <w:shd w:val="clear" w:color="auto" w:fill="FFFFFF"/>
        <w:tabs>
          <w:tab w:val="left" w:pos="-142"/>
        </w:tabs>
        <w:spacing w:after="0" w:line="288" w:lineRule="auto"/>
        <w:jc w:val="both"/>
        <w:rPr>
          <w:rFonts w:eastAsia="Times New Roman"/>
          <w:b/>
          <w:color w:val="0000FF"/>
          <w:sz w:val="28"/>
          <w:szCs w:val="28"/>
        </w:rPr>
      </w:pPr>
      <w:r>
        <w:rPr>
          <w:rFonts w:eastAsia="Times New Roman"/>
          <w:b/>
          <w:color w:val="0000FF"/>
          <w:sz w:val="28"/>
          <w:szCs w:val="28"/>
        </w:rPr>
        <w:t xml:space="preserve">I. Write the correct form of the verbs. </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19"/>
        <w:gridCol w:w="1909"/>
        <w:gridCol w:w="1559"/>
        <w:gridCol w:w="1701"/>
        <w:gridCol w:w="2835"/>
      </w:tblGrid>
      <w:tr w:rsidR="00FC65BA" w:rsidRPr="00FC65BA" w:rsidTr="00FC65BA">
        <w:tc>
          <w:tcPr>
            <w:tcW w:w="1919" w:type="dxa"/>
            <w:tcBorders>
              <w:top w:val="single" w:sz="4" w:space="0" w:color="000000"/>
              <w:left w:val="single" w:sz="4" w:space="0" w:color="000000"/>
              <w:bottom w:val="single" w:sz="4" w:space="0" w:color="000000"/>
              <w:right w:val="single" w:sz="4" w:space="0" w:color="000000"/>
            </w:tcBorders>
            <w:hideMark/>
          </w:tcPr>
          <w:p w:rsidR="00FC65BA" w:rsidRPr="00FC65BA" w:rsidRDefault="00FC65BA" w:rsidP="008D1D00">
            <w:pPr>
              <w:spacing w:after="0" w:line="288" w:lineRule="auto"/>
              <w:contextualSpacing/>
              <w:jc w:val="both"/>
              <w:rPr>
                <w:rFonts w:eastAsia="Times New Roman"/>
                <w:color w:val="C00000"/>
                <w:sz w:val="28"/>
                <w:szCs w:val="28"/>
              </w:rPr>
            </w:pPr>
            <w:r w:rsidRPr="00FC65BA">
              <w:rPr>
                <w:rFonts w:eastAsia="Times New Roman"/>
                <w:color w:val="C00000"/>
                <w:sz w:val="28"/>
                <w:szCs w:val="28"/>
              </w:rPr>
              <w:t>1. singing</w:t>
            </w:r>
          </w:p>
        </w:tc>
        <w:tc>
          <w:tcPr>
            <w:tcW w:w="1909" w:type="dxa"/>
            <w:tcBorders>
              <w:top w:val="single" w:sz="4" w:space="0" w:color="000000"/>
              <w:left w:val="single" w:sz="4" w:space="0" w:color="000000"/>
              <w:bottom w:val="single" w:sz="4" w:space="0" w:color="000000"/>
              <w:right w:val="single" w:sz="4" w:space="0" w:color="000000"/>
            </w:tcBorders>
            <w:hideMark/>
          </w:tcPr>
          <w:p w:rsidR="00FC65BA" w:rsidRPr="00FC65BA" w:rsidRDefault="00FC65BA" w:rsidP="008D1D00">
            <w:pPr>
              <w:spacing w:after="0" w:line="288" w:lineRule="auto"/>
              <w:contextualSpacing/>
              <w:jc w:val="both"/>
              <w:rPr>
                <w:rFonts w:eastAsia="Times New Roman"/>
                <w:color w:val="C00000"/>
                <w:sz w:val="28"/>
                <w:szCs w:val="28"/>
              </w:rPr>
            </w:pPr>
            <w:r w:rsidRPr="00FC65BA">
              <w:rPr>
                <w:rFonts w:eastAsia="Times New Roman"/>
                <w:color w:val="C00000"/>
                <w:sz w:val="28"/>
                <w:szCs w:val="28"/>
              </w:rPr>
              <w:t>2. differences</w:t>
            </w:r>
          </w:p>
        </w:tc>
        <w:tc>
          <w:tcPr>
            <w:tcW w:w="1559" w:type="dxa"/>
            <w:tcBorders>
              <w:top w:val="single" w:sz="4" w:space="0" w:color="000000"/>
              <w:left w:val="single" w:sz="4" w:space="0" w:color="000000"/>
              <w:bottom w:val="single" w:sz="4" w:space="0" w:color="000000"/>
              <w:right w:val="single" w:sz="4" w:space="0" w:color="000000"/>
            </w:tcBorders>
            <w:hideMark/>
          </w:tcPr>
          <w:p w:rsidR="00FC65BA" w:rsidRPr="00FC65BA" w:rsidRDefault="00FC65BA" w:rsidP="008D1D00">
            <w:pPr>
              <w:spacing w:after="0" w:line="288" w:lineRule="auto"/>
              <w:contextualSpacing/>
              <w:rPr>
                <w:rFonts w:eastAsia="Times New Roman"/>
                <w:color w:val="C00000"/>
                <w:sz w:val="28"/>
                <w:szCs w:val="28"/>
              </w:rPr>
            </w:pPr>
            <w:r w:rsidRPr="00FC65BA">
              <w:rPr>
                <w:rFonts w:eastAsia="Times New Roman"/>
                <w:color w:val="C00000"/>
                <w:sz w:val="28"/>
                <w:szCs w:val="28"/>
              </w:rPr>
              <w:t>3. become</w:t>
            </w:r>
          </w:p>
        </w:tc>
        <w:tc>
          <w:tcPr>
            <w:tcW w:w="1701" w:type="dxa"/>
            <w:tcBorders>
              <w:top w:val="single" w:sz="4" w:space="0" w:color="000000"/>
              <w:left w:val="single" w:sz="4" w:space="0" w:color="000000"/>
              <w:bottom w:val="single" w:sz="4" w:space="0" w:color="000000"/>
              <w:right w:val="single" w:sz="4" w:space="0" w:color="000000"/>
            </w:tcBorders>
            <w:hideMark/>
          </w:tcPr>
          <w:p w:rsidR="00FC65BA" w:rsidRPr="00FC65BA" w:rsidRDefault="00FC65BA" w:rsidP="008D1D00">
            <w:pPr>
              <w:spacing w:after="0" w:line="288" w:lineRule="auto"/>
              <w:contextualSpacing/>
              <w:rPr>
                <w:color w:val="C00000"/>
              </w:rPr>
            </w:pPr>
            <w:r w:rsidRPr="00FC65BA">
              <w:rPr>
                <w:rFonts w:eastAsia="Times New Roman"/>
                <w:color w:val="C00000"/>
                <w:sz w:val="28"/>
                <w:szCs w:val="28"/>
              </w:rPr>
              <w:t>4. going</w:t>
            </w:r>
          </w:p>
        </w:tc>
        <w:tc>
          <w:tcPr>
            <w:tcW w:w="2835" w:type="dxa"/>
            <w:tcBorders>
              <w:top w:val="single" w:sz="4" w:space="0" w:color="000000"/>
              <w:left w:val="single" w:sz="4" w:space="0" w:color="000000"/>
              <w:bottom w:val="single" w:sz="4" w:space="0" w:color="000000"/>
              <w:right w:val="single" w:sz="4" w:space="0" w:color="000000"/>
            </w:tcBorders>
            <w:hideMark/>
          </w:tcPr>
          <w:p w:rsidR="00FC65BA" w:rsidRPr="00FC65BA" w:rsidRDefault="00FC65BA" w:rsidP="008D1D00">
            <w:pPr>
              <w:spacing w:after="0" w:line="288" w:lineRule="auto"/>
              <w:contextualSpacing/>
              <w:rPr>
                <w:b/>
                <w:color w:val="C00000"/>
                <w:sz w:val="28"/>
                <w:szCs w:val="28"/>
              </w:rPr>
            </w:pPr>
            <w:r w:rsidRPr="00FC65BA">
              <w:rPr>
                <w:rFonts w:eastAsia="Times New Roman"/>
                <w:color w:val="C00000"/>
                <w:sz w:val="28"/>
                <w:szCs w:val="28"/>
              </w:rPr>
              <w:t>5. drinking/ drinking</w:t>
            </w:r>
          </w:p>
        </w:tc>
      </w:tr>
      <w:tr w:rsidR="00FC65BA" w:rsidRPr="00FC65BA" w:rsidTr="00FC65BA">
        <w:tc>
          <w:tcPr>
            <w:tcW w:w="1919" w:type="dxa"/>
            <w:tcBorders>
              <w:top w:val="single" w:sz="4" w:space="0" w:color="000000"/>
              <w:left w:val="single" w:sz="4" w:space="0" w:color="000000"/>
              <w:bottom w:val="single" w:sz="4" w:space="0" w:color="000000"/>
              <w:right w:val="single" w:sz="4" w:space="0" w:color="000000"/>
            </w:tcBorders>
            <w:hideMark/>
          </w:tcPr>
          <w:p w:rsidR="00FC65BA" w:rsidRPr="00FC65BA" w:rsidRDefault="00FC65BA" w:rsidP="008D1D00">
            <w:pPr>
              <w:spacing w:after="0" w:line="288" w:lineRule="auto"/>
              <w:contextualSpacing/>
              <w:rPr>
                <w:b/>
                <w:color w:val="C00000"/>
                <w:sz w:val="28"/>
                <w:szCs w:val="28"/>
              </w:rPr>
            </w:pPr>
            <w:r w:rsidRPr="00FC65BA">
              <w:rPr>
                <w:rFonts w:eastAsia="Times New Roman"/>
                <w:color w:val="C00000"/>
                <w:sz w:val="28"/>
                <w:szCs w:val="28"/>
              </w:rPr>
              <w:t>6. buying</w:t>
            </w:r>
          </w:p>
        </w:tc>
        <w:tc>
          <w:tcPr>
            <w:tcW w:w="1909" w:type="dxa"/>
            <w:tcBorders>
              <w:top w:val="single" w:sz="4" w:space="0" w:color="000000"/>
              <w:left w:val="single" w:sz="4" w:space="0" w:color="000000"/>
              <w:bottom w:val="single" w:sz="4" w:space="0" w:color="000000"/>
              <w:right w:val="single" w:sz="4" w:space="0" w:color="000000"/>
            </w:tcBorders>
            <w:hideMark/>
          </w:tcPr>
          <w:p w:rsidR="00FC65BA" w:rsidRPr="00FC65BA" w:rsidRDefault="00FC65BA" w:rsidP="008D1D00">
            <w:pPr>
              <w:spacing w:after="0" w:line="288" w:lineRule="auto"/>
              <w:contextualSpacing/>
              <w:jc w:val="both"/>
              <w:rPr>
                <w:rFonts w:eastAsia="Times New Roman"/>
                <w:color w:val="C00000"/>
                <w:sz w:val="28"/>
                <w:szCs w:val="28"/>
              </w:rPr>
            </w:pPr>
            <w:r w:rsidRPr="00FC65BA">
              <w:rPr>
                <w:rFonts w:eastAsia="Times New Roman"/>
                <w:color w:val="C00000"/>
                <w:sz w:val="28"/>
                <w:szCs w:val="28"/>
              </w:rPr>
              <w:t>7. closing</w:t>
            </w:r>
          </w:p>
        </w:tc>
        <w:tc>
          <w:tcPr>
            <w:tcW w:w="1559" w:type="dxa"/>
            <w:tcBorders>
              <w:top w:val="single" w:sz="4" w:space="0" w:color="000000"/>
              <w:left w:val="single" w:sz="4" w:space="0" w:color="000000"/>
              <w:bottom w:val="single" w:sz="4" w:space="0" w:color="000000"/>
              <w:right w:val="single" w:sz="4" w:space="0" w:color="000000"/>
            </w:tcBorders>
            <w:hideMark/>
          </w:tcPr>
          <w:p w:rsidR="00FC65BA" w:rsidRPr="00FC65BA" w:rsidRDefault="00FC65BA" w:rsidP="008D1D00">
            <w:pPr>
              <w:spacing w:after="0" w:line="288" w:lineRule="auto"/>
              <w:contextualSpacing/>
              <w:jc w:val="both"/>
              <w:rPr>
                <w:rFonts w:eastAsia="Times New Roman"/>
                <w:color w:val="C00000"/>
                <w:sz w:val="28"/>
                <w:szCs w:val="28"/>
              </w:rPr>
            </w:pPr>
            <w:r w:rsidRPr="00FC65BA">
              <w:rPr>
                <w:rFonts w:eastAsia="Times New Roman"/>
                <w:color w:val="C00000"/>
                <w:sz w:val="28"/>
                <w:szCs w:val="28"/>
              </w:rPr>
              <w:t>8. eat</w:t>
            </w:r>
          </w:p>
        </w:tc>
        <w:tc>
          <w:tcPr>
            <w:tcW w:w="1701" w:type="dxa"/>
            <w:tcBorders>
              <w:top w:val="single" w:sz="4" w:space="0" w:color="000000"/>
              <w:left w:val="single" w:sz="4" w:space="0" w:color="000000"/>
              <w:bottom w:val="single" w:sz="4" w:space="0" w:color="000000"/>
              <w:right w:val="single" w:sz="4" w:space="0" w:color="000000"/>
            </w:tcBorders>
            <w:hideMark/>
          </w:tcPr>
          <w:p w:rsidR="00FC65BA" w:rsidRPr="00FC65BA" w:rsidRDefault="00FC65BA" w:rsidP="008D1D00">
            <w:pPr>
              <w:spacing w:after="0" w:line="288" w:lineRule="auto"/>
              <w:contextualSpacing/>
              <w:rPr>
                <w:rFonts w:eastAsia="Times New Roman"/>
                <w:color w:val="C00000"/>
                <w:sz w:val="28"/>
                <w:szCs w:val="28"/>
              </w:rPr>
            </w:pPr>
            <w:r w:rsidRPr="00FC65BA">
              <w:rPr>
                <w:rFonts w:eastAsia="Times New Roman"/>
                <w:color w:val="C00000"/>
                <w:sz w:val="28"/>
                <w:szCs w:val="28"/>
              </w:rPr>
              <w:t>9. going</w:t>
            </w:r>
          </w:p>
        </w:tc>
        <w:tc>
          <w:tcPr>
            <w:tcW w:w="2835" w:type="dxa"/>
            <w:tcBorders>
              <w:top w:val="single" w:sz="4" w:space="0" w:color="000000"/>
              <w:left w:val="single" w:sz="4" w:space="0" w:color="000000"/>
              <w:bottom w:val="single" w:sz="4" w:space="0" w:color="000000"/>
              <w:right w:val="single" w:sz="4" w:space="0" w:color="000000"/>
            </w:tcBorders>
            <w:hideMark/>
          </w:tcPr>
          <w:p w:rsidR="00FC65BA" w:rsidRPr="00FC65BA" w:rsidRDefault="00FC65BA" w:rsidP="008D1D00">
            <w:pPr>
              <w:spacing w:after="0" w:line="288" w:lineRule="auto"/>
              <w:contextualSpacing/>
              <w:rPr>
                <w:color w:val="C00000"/>
              </w:rPr>
            </w:pPr>
            <w:r w:rsidRPr="00FC65BA">
              <w:rPr>
                <w:rFonts w:eastAsia="Times New Roman"/>
                <w:color w:val="C00000"/>
                <w:sz w:val="28"/>
                <w:szCs w:val="28"/>
              </w:rPr>
              <w:t>10. stronger</w:t>
            </w:r>
          </w:p>
        </w:tc>
      </w:tr>
    </w:tbl>
    <w:p w:rsidR="00FC65BA" w:rsidRDefault="00FC65BA" w:rsidP="008D1D00">
      <w:pPr>
        <w:shd w:val="clear" w:color="auto" w:fill="FFFFFF"/>
        <w:tabs>
          <w:tab w:val="left" w:pos="-142"/>
          <w:tab w:val="left" w:pos="3240"/>
        </w:tabs>
        <w:spacing w:after="0" w:line="288" w:lineRule="auto"/>
        <w:jc w:val="both"/>
        <w:rPr>
          <w:b/>
          <w:color w:val="0000FF"/>
          <w:sz w:val="28"/>
          <w:szCs w:val="28"/>
        </w:rPr>
      </w:pPr>
      <w:r>
        <w:rPr>
          <w:b/>
          <w:color w:val="0000FF"/>
          <w:sz w:val="28"/>
          <w:szCs w:val="28"/>
        </w:rPr>
        <w:t xml:space="preserve">II. Complete the following sentences with the correct form </w:t>
      </w:r>
      <w:r>
        <w:rPr>
          <w:b/>
          <w:i/>
          <w:color w:val="0000FF"/>
          <w:sz w:val="28"/>
          <w:szCs w:val="28"/>
        </w:rPr>
        <w:t>( ing-form or to-infinitive)</w:t>
      </w:r>
      <w:r>
        <w:rPr>
          <w:b/>
          <w:color w:val="0000FF"/>
          <w:sz w:val="28"/>
          <w:szCs w:val="28"/>
        </w:rPr>
        <w:t xml:space="preserve"> of the verbs in brackets.</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19"/>
        <w:gridCol w:w="2027"/>
        <w:gridCol w:w="2027"/>
        <w:gridCol w:w="2028"/>
        <w:gridCol w:w="1922"/>
      </w:tblGrid>
      <w:tr w:rsidR="00FC65BA" w:rsidRPr="00FC65BA" w:rsidTr="00FC65BA">
        <w:tc>
          <w:tcPr>
            <w:tcW w:w="1919" w:type="dxa"/>
            <w:tcBorders>
              <w:top w:val="single" w:sz="4" w:space="0" w:color="000000"/>
              <w:left w:val="single" w:sz="4" w:space="0" w:color="000000"/>
              <w:bottom w:val="single" w:sz="4" w:space="0" w:color="000000"/>
              <w:right w:val="single" w:sz="4" w:space="0" w:color="000000"/>
            </w:tcBorders>
            <w:hideMark/>
          </w:tcPr>
          <w:p w:rsidR="00FC65BA" w:rsidRPr="00FC65BA" w:rsidRDefault="00FC65BA" w:rsidP="008D1D00">
            <w:pPr>
              <w:tabs>
                <w:tab w:val="left" w:pos="-142"/>
                <w:tab w:val="left" w:pos="3240"/>
              </w:tabs>
              <w:spacing w:after="0" w:line="288" w:lineRule="auto"/>
              <w:contextualSpacing/>
              <w:jc w:val="both"/>
              <w:rPr>
                <w:rFonts w:eastAsia="Times New Roman"/>
                <w:color w:val="C00000"/>
                <w:sz w:val="28"/>
                <w:szCs w:val="28"/>
              </w:rPr>
            </w:pPr>
            <w:r w:rsidRPr="00FC65BA">
              <w:rPr>
                <w:rFonts w:eastAsia="Times New Roman"/>
                <w:color w:val="C00000"/>
                <w:sz w:val="28"/>
                <w:szCs w:val="28"/>
              </w:rPr>
              <w:t>1. telling</w:t>
            </w:r>
          </w:p>
        </w:tc>
        <w:tc>
          <w:tcPr>
            <w:tcW w:w="2027" w:type="dxa"/>
            <w:tcBorders>
              <w:top w:val="single" w:sz="4" w:space="0" w:color="000000"/>
              <w:left w:val="single" w:sz="4" w:space="0" w:color="000000"/>
              <w:bottom w:val="single" w:sz="4" w:space="0" w:color="000000"/>
              <w:right w:val="single" w:sz="4" w:space="0" w:color="000000"/>
            </w:tcBorders>
            <w:hideMark/>
          </w:tcPr>
          <w:p w:rsidR="00FC65BA" w:rsidRPr="00FC65BA" w:rsidRDefault="00FC65BA" w:rsidP="008D1D00">
            <w:pPr>
              <w:tabs>
                <w:tab w:val="left" w:pos="-142"/>
                <w:tab w:val="left" w:pos="3240"/>
              </w:tabs>
              <w:spacing w:after="0" w:line="288" w:lineRule="auto"/>
              <w:contextualSpacing/>
              <w:jc w:val="both"/>
              <w:rPr>
                <w:rFonts w:eastAsia="Times New Roman"/>
                <w:color w:val="C00000"/>
                <w:sz w:val="28"/>
                <w:szCs w:val="28"/>
              </w:rPr>
            </w:pPr>
            <w:r w:rsidRPr="00FC65BA">
              <w:rPr>
                <w:rFonts w:eastAsia="Times New Roman"/>
                <w:color w:val="C00000"/>
                <w:sz w:val="28"/>
                <w:szCs w:val="28"/>
              </w:rPr>
              <w:t>2. to see</w:t>
            </w:r>
          </w:p>
        </w:tc>
        <w:tc>
          <w:tcPr>
            <w:tcW w:w="2027" w:type="dxa"/>
            <w:tcBorders>
              <w:top w:val="single" w:sz="4" w:space="0" w:color="000000"/>
              <w:left w:val="single" w:sz="4" w:space="0" w:color="000000"/>
              <w:bottom w:val="single" w:sz="4" w:space="0" w:color="000000"/>
              <w:right w:val="single" w:sz="4" w:space="0" w:color="000000"/>
            </w:tcBorders>
            <w:hideMark/>
          </w:tcPr>
          <w:p w:rsidR="00FC65BA" w:rsidRPr="00FC65BA" w:rsidRDefault="00FC65BA" w:rsidP="008D1D00">
            <w:pPr>
              <w:tabs>
                <w:tab w:val="left" w:pos="-142"/>
                <w:tab w:val="left" w:pos="3240"/>
              </w:tabs>
              <w:spacing w:after="0" w:line="288" w:lineRule="auto"/>
              <w:contextualSpacing/>
              <w:jc w:val="both"/>
              <w:rPr>
                <w:rFonts w:eastAsia="Times New Roman"/>
                <w:color w:val="C00000"/>
                <w:sz w:val="28"/>
                <w:szCs w:val="28"/>
              </w:rPr>
            </w:pPr>
            <w:r w:rsidRPr="00FC65BA">
              <w:rPr>
                <w:rFonts w:eastAsia="Times New Roman"/>
                <w:color w:val="C00000"/>
                <w:sz w:val="28"/>
                <w:szCs w:val="28"/>
              </w:rPr>
              <w:t>3. to take</w:t>
            </w:r>
          </w:p>
        </w:tc>
        <w:tc>
          <w:tcPr>
            <w:tcW w:w="2028" w:type="dxa"/>
            <w:tcBorders>
              <w:top w:val="single" w:sz="4" w:space="0" w:color="000000"/>
              <w:left w:val="single" w:sz="4" w:space="0" w:color="000000"/>
              <w:bottom w:val="single" w:sz="4" w:space="0" w:color="000000"/>
              <w:right w:val="single" w:sz="4" w:space="0" w:color="000000"/>
            </w:tcBorders>
            <w:hideMark/>
          </w:tcPr>
          <w:p w:rsidR="00FC65BA" w:rsidRPr="00FC65BA" w:rsidRDefault="00FC65BA" w:rsidP="008D1D00">
            <w:pPr>
              <w:tabs>
                <w:tab w:val="left" w:pos="-142"/>
                <w:tab w:val="left" w:pos="3240"/>
              </w:tabs>
              <w:spacing w:after="0" w:line="288" w:lineRule="auto"/>
              <w:contextualSpacing/>
              <w:jc w:val="both"/>
              <w:rPr>
                <w:rFonts w:eastAsia="Times New Roman"/>
                <w:color w:val="C00000"/>
                <w:sz w:val="28"/>
                <w:szCs w:val="28"/>
              </w:rPr>
            </w:pPr>
            <w:r w:rsidRPr="00FC65BA">
              <w:rPr>
                <w:rFonts w:eastAsia="Times New Roman"/>
                <w:color w:val="C00000"/>
                <w:sz w:val="28"/>
                <w:szCs w:val="28"/>
              </w:rPr>
              <w:t>4. smoking</w:t>
            </w:r>
          </w:p>
        </w:tc>
        <w:tc>
          <w:tcPr>
            <w:tcW w:w="1922" w:type="dxa"/>
            <w:tcBorders>
              <w:top w:val="single" w:sz="4" w:space="0" w:color="000000"/>
              <w:left w:val="single" w:sz="4" w:space="0" w:color="000000"/>
              <w:bottom w:val="single" w:sz="4" w:space="0" w:color="000000"/>
              <w:right w:val="single" w:sz="4" w:space="0" w:color="000000"/>
            </w:tcBorders>
            <w:hideMark/>
          </w:tcPr>
          <w:p w:rsidR="00FC65BA" w:rsidRPr="00FC65BA" w:rsidRDefault="00FC65BA" w:rsidP="008D1D00">
            <w:pPr>
              <w:tabs>
                <w:tab w:val="left" w:pos="-142"/>
                <w:tab w:val="left" w:pos="3240"/>
              </w:tabs>
              <w:spacing w:after="0" w:line="288" w:lineRule="auto"/>
              <w:contextualSpacing/>
              <w:jc w:val="both"/>
              <w:rPr>
                <w:rFonts w:eastAsia="Times New Roman"/>
                <w:color w:val="C00000"/>
                <w:sz w:val="28"/>
                <w:szCs w:val="28"/>
              </w:rPr>
            </w:pPr>
            <w:r w:rsidRPr="00FC65BA">
              <w:rPr>
                <w:rFonts w:eastAsia="Times New Roman"/>
                <w:color w:val="C00000"/>
                <w:sz w:val="28"/>
                <w:szCs w:val="28"/>
              </w:rPr>
              <w:t>5. going</w:t>
            </w:r>
          </w:p>
        </w:tc>
      </w:tr>
      <w:tr w:rsidR="00FC65BA" w:rsidRPr="00FC65BA" w:rsidTr="00FC65BA">
        <w:tc>
          <w:tcPr>
            <w:tcW w:w="1919" w:type="dxa"/>
            <w:tcBorders>
              <w:top w:val="single" w:sz="4" w:space="0" w:color="000000"/>
              <w:left w:val="single" w:sz="4" w:space="0" w:color="000000"/>
              <w:bottom w:val="single" w:sz="4" w:space="0" w:color="000000"/>
              <w:right w:val="single" w:sz="4" w:space="0" w:color="000000"/>
            </w:tcBorders>
            <w:hideMark/>
          </w:tcPr>
          <w:p w:rsidR="00FC65BA" w:rsidRPr="00FC65BA" w:rsidRDefault="00FC65BA" w:rsidP="008D1D00">
            <w:pPr>
              <w:tabs>
                <w:tab w:val="left" w:pos="-142"/>
                <w:tab w:val="left" w:pos="3240"/>
              </w:tabs>
              <w:spacing w:after="0" w:line="288" w:lineRule="auto"/>
              <w:contextualSpacing/>
              <w:jc w:val="both"/>
              <w:rPr>
                <w:rFonts w:eastAsia="Times New Roman"/>
                <w:color w:val="C00000"/>
                <w:sz w:val="28"/>
                <w:szCs w:val="28"/>
              </w:rPr>
            </w:pPr>
            <w:r w:rsidRPr="00FC65BA">
              <w:rPr>
                <w:rFonts w:eastAsia="Times New Roman"/>
                <w:color w:val="C00000"/>
                <w:sz w:val="28"/>
                <w:szCs w:val="28"/>
              </w:rPr>
              <w:t>6. to interupt</w:t>
            </w:r>
          </w:p>
        </w:tc>
        <w:tc>
          <w:tcPr>
            <w:tcW w:w="2027" w:type="dxa"/>
            <w:tcBorders>
              <w:top w:val="single" w:sz="4" w:space="0" w:color="000000"/>
              <w:left w:val="single" w:sz="4" w:space="0" w:color="000000"/>
              <w:bottom w:val="single" w:sz="4" w:space="0" w:color="000000"/>
              <w:right w:val="single" w:sz="4" w:space="0" w:color="000000"/>
            </w:tcBorders>
            <w:hideMark/>
          </w:tcPr>
          <w:p w:rsidR="00FC65BA" w:rsidRPr="00FC65BA" w:rsidRDefault="00FC65BA" w:rsidP="008D1D00">
            <w:pPr>
              <w:tabs>
                <w:tab w:val="left" w:pos="-142"/>
                <w:tab w:val="left" w:pos="3240"/>
              </w:tabs>
              <w:spacing w:after="0" w:line="288" w:lineRule="auto"/>
              <w:contextualSpacing/>
              <w:jc w:val="both"/>
              <w:rPr>
                <w:rFonts w:eastAsia="Times New Roman"/>
                <w:color w:val="C00000"/>
                <w:sz w:val="28"/>
                <w:szCs w:val="28"/>
              </w:rPr>
            </w:pPr>
            <w:r w:rsidRPr="00FC65BA">
              <w:rPr>
                <w:rFonts w:eastAsia="Times New Roman"/>
                <w:color w:val="C00000"/>
                <w:sz w:val="28"/>
                <w:szCs w:val="28"/>
              </w:rPr>
              <w:t>7. having</w:t>
            </w:r>
          </w:p>
        </w:tc>
        <w:tc>
          <w:tcPr>
            <w:tcW w:w="2027" w:type="dxa"/>
            <w:tcBorders>
              <w:top w:val="single" w:sz="4" w:space="0" w:color="000000"/>
              <w:left w:val="single" w:sz="4" w:space="0" w:color="000000"/>
              <w:bottom w:val="single" w:sz="4" w:space="0" w:color="000000"/>
              <w:right w:val="single" w:sz="4" w:space="0" w:color="000000"/>
            </w:tcBorders>
            <w:hideMark/>
          </w:tcPr>
          <w:p w:rsidR="00FC65BA" w:rsidRPr="00FC65BA" w:rsidRDefault="00FC65BA" w:rsidP="008D1D00">
            <w:pPr>
              <w:tabs>
                <w:tab w:val="left" w:pos="-142"/>
                <w:tab w:val="left" w:pos="3240"/>
              </w:tabs>
              <w:spacing w:after="0" w:line="288" w:lineRule="auto"/>
              <w:contextualSpacing/>
              <w:jc w:val="both"/>
              <w:rPr>
                <w:rFonts w:eastAsia="Times New Roman"/>
                <w:color w:val="C00000"/>
                <w:sz w:val="28"/>
                <w:szCs w:val="28"/>
              </w:rPr>
            </w:pPr>
            <w:r w:rsidRPr="00FC65BA">
              <w:rPr>
                <w:rFonts w:eastAsia="Times New Roman"/>
                <w:color w:val="C00000"/>
                <w:sz w:val="28"/>
                <w:szCs w:val="28"/>
              </w:rPr>
              <w:t>8. to say</w:t>
            </w:r>
          </w:p>
        </w:tc>
        <w:tc>
          <w:tcPr>
            <w:tcW w:w="2028" w:type="dxa"/>
            <w:tcBorders>
              <w:top w:val="single" w:sz="4" w:space="0" w:color="000000"/>
              <w:left w:val="single" w:sz="4" w:space="0" w:color="000000"/>
              <w:bottom w:val="single" w:sz="4" w:space="0" w:color="000000"/>
              <w:right w:val="single" w:sz="4" w:space="0" w:color="000000"/>
            </w:tcBorders>
            <w:hideMark/>
          </w:tcPr>
          <w:p w:rsidR="00FC65BA" w:rsidRPr="00FC65BA" w:rsidRDefault="00FC65BA" w:rsidP="008D1D00">
            <w:pPr>
              <w:tabs>
                <w:tab w:val="left" w:pos="-142"/>
                <w:tab w:val="left" w:pos="3240"/>
              </w:tabs>
              <w:spacing w:after="0" w:line="288" w:lineRule="auto"/>
              <w:contextualSpacing/>
              <w:jc w:val="both"/>
              <w:rPr>
                <w:rFonts w:eastAsia="Times New Roman"/>
                <w:color w:val="C00000"/>
                <w:sz w:val="28"/>
                <w:szCs w:val="28"/>
              </w:rPr>
            </w:pPr>
            <w:r w:rsidRPr="00FC65BA">
              <w:rPr>
                <w:rFonts w:eastAsia="Times New Roman"/>
                <w:color w:val="C00000"/>
                <w:sz w:val="28"/>
                <w:szCs w:val="28"/>
              </w:rPr>
              <w:t>9. to go</w:t>
            </w:r>
          </w:p>
        </w:tc>
        <w:tc>
          <w:tcPr>
            <w:tcW w:w="1922" w:type="dxa"/>
            <w:tcBorders>
              <w:top w:val="single" w:sz="4" w:space="0" w:color="000000"/>
              <w:left w:val="single" w:sz="4" w:space="0" w:color="000000"/>
              <w:bottom w:val="single" w:sz="4" w:space="0" w:color="000000"/>
              <w:right w:val="single" w:sz="4" w:space="0" w:color="000000"/>
            </w:tcBorders>
            <w:hideMark/>
          </w:tcPr>
          <w:p w:rsidR="00FC65BA" w:rsidRPr="00FC65BA" w:rsidRDefault="00FC65BA" w:rsidP="008D1D00">
            <w:pPr>
              <w:tabs>
                <w:tab w:val="left" w:pos="-142"/>
                <w:tab w:val="left" w:pos="3240"/>
              </w:tabs>
              <w:spacing w:after="0" w:line="288" w:lineRule="auto"/>
              <w:contextualSpacing/>
              <w:jc w:val="both"/>
              <w:rPr>
                <w:rFonts w:eastAsia="Times New Roman"/>
                <w:color w:val="C00000"/>
                <w:sz w:val="28"/>
                <w:szCs w:val="28"/>
              </w:rPr>
            </w:pPr>
            <w:r w:rsidRPr="00FC65BA">
              <w:rPr>
                <w:rFonts w:eastAsia="Times New Roman"/>
                <w:color w:val="C00000"/>
                <w:sz w:val="28"/>
                <w:szCs w:val="28"/>
              </w:rPr>
              <w:t>10. being</w:t>
            </w:r>
          </w:p>
        </w:tc>
      </w:tr>
    </w:tbl>
    <w:p w:rsidR="00FC65BA" w:rsidRDefault="00FC65BA" w:rsidP="008D1D00">
      <w:pPr>
        <w:tabs>
          <w:tab w:val="left" w:pos="-142"/>
        </w:tabs>
        <w:spacing w:after="0" w:line="288" w:lineRule="auto"/>
        <w:rPr>
          <w:b/>
          <w:color w:val="0000FF"/>
          <w:sz w:val="28"/>
          <w:szCs w:val="28"/>
        </w:rPr>
      </w:pPr>
      <w:r>
        <w:rPr>
          <w:b/>
          <w:noProof/>
          <w:color w:val="0000FF"/>
          <w:sz w:val="28"/>
          <w:szCs w:val="28"/>
        </w:rPr>
        <w:t>III. Use the correct tense of the verbs in brackets.</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19"/>
        <w:gridCol w:w="2027"/>
        <w:gridCol w:w="2027"/>
        <w:gridCol w:w="2028"/>
        <w:gridCol w:w="1922"/>
      </w:tblGrid>
      <w:tr w:rsidR="00FC65BA" w:rsidRPr="00FC65BA" w:rsidTr="00FC65BA">
        <w:tc>
          <w:tcPr>
            <w:tcW w:w="1919" w:type="dxa"/>
            <w:tcBorders>
              <w:top w:val="single" w:sz="4" w:space="0" w:color="000000"/>
              <w:left w:val="single" w:sz="4" w:space="0" w:color="000000"/>
              <w:bottom w:val="single" w:sz="4" w:space="0" w:color="000000"/>
              <w:right w:val="single" w:sz="4" w:space="0" w:color="000000"/>
            </w:tcBorders>
            <w:hideMark/>
          </w:tcPr>
          <w:p w:rsidR="00FC65BA" w:rsidRPr="00FC65BA" w:rsidRDefault="00FC65BA" w:rsidP="008D1D00">
            <w:pPr>
              <w:spacing w:after="0" w:line="288" w:lineRule="auto"/>
              <w:ind w:right="-2"/>
              <w:contextualSpacing/>
              <w:jc w:val="both"/>
              <w:rPr>
                <w:noProof/>
                <w:color w:val="C00000"/>
                <w:sz w:val="28"/>
                <w:szCs w:val="28"/>
              </w:rPr>
            </w:pPr>
            <w:r w:rsidRPr="00FC65BA">
              <w:rPr>
                <w:noProof/>
                <w:color w:val="C00000"/>
                <w:sz w:val="28"/>
                <w:szCs w:val="28"/>
              </w:rPr>
              <w:t>1. went</w:t>
            </w:r>
          </w:p>
        </w:tc>
        <w:tc>
          <w:tcPr>
            <w:tcW w:w="2027" w:type="dxa"/>
            <w:tcBorders>
              <w:top w:val="single" w:sz="4" w:space="0" w:color="000000"/>
              <w:left w:val="single" w:sz="4" w:space="0" w:color="000000"/>
              <w:bottom w:val="single" w:sz="4" w:space="0" w:color="000000"/>
              <w:right w:val="single" w:sz="4" w:space="0" w:color="000000"/>
            </w:tcBorders>
            <w:hideMark/>
          </w:tcPr>
          <w:p w:rsidR="00FC65BA" w:rsidRPr="00FC65BA" w:rsidRDefault="00FC65BA" w:rsidP="008D1D00">
            <w:pPr>
              <w:spacing w:after="0" w:line="288" w:lineRule="auto"/>
              <w:ind w:right="-2"/>
              <w:contextualSpacing/>
              <w:jc w:val="both"/>
              <w:rPr>
                <w:noProof/>
                <w:color w:val="C00000"/>
                <w:sz w:val="28"/>
                <w:szCs w:val="28"/>
              </w:rPr>
            </w:pPr>
            <w:r w:rsidRPr="00FC65BA">
              <w:rPr>
                <w:noProof/>
                <w:color w:val="C00000"/>
                <w:sz w:val="28"/>
                <w:szCs w:val="28"/>
              </w:rPr>
              <w:t>2. moved</w:t>
            </w:r>
          </w:p>
        </w:tc>
        <w:tc>
          <w:tcPr>
            <w:tcW w:w="2027" w:type="dxa"/>
            <w:tcBorders>
              <w:top w:val="single" w:sz="4" w:space="0" w:color="000000"/>
              <w:left w:val="single" w:sz="4" w:space="0" w:color="000000"/>
              <w:bottom w:val="single" w:sz="4" w:space="0" w:color="000000"/>
              <w:right w:val="single" w:sz="4" w:space="0" w:color="000000"/>
            </w:tcBorders>
            <w:hideMark/>
          </w:tcPr>
          <w:p w:rsidR="00FC65BA" w:rsidRPr="00FC65BA" w:rsidRDefault="00FC65BA" w:rsidP="008D1D00">
            <w:pPr>
              <w:spacing w:after="0" w:line="288" w:lineRule="auto"/>
              <w:ind w:right="-2"/>
              <w:contextualSpacing/>
              <w:jc w:val="both"/>
              <w:rPr>
                <w:noProof/>
                <w:color w:val="C00000"/>
                <w:sz w:val="28"/>
                <w:szCs w:val="28"/>
              </w:rPr>
            </w:pPr>
            <w:r w:rsidRPr="00FC65BA">
              <w:rPr>
                <w:noProof/>
                <w:color w:val="C00000"/>
                <w:sz w:val="28"/>
                <w:szCs w:val="28"/>
              </w:rPr>
              <w:t>3. took</w:t>
            </w:r>
          </w:p>
        </w:tc>
        <w:tc>
          <w:tcPr>
            <w:tcW w:w="2028" w:type="dxa"/>
            <w:tcBorders>
              <w:top w:val="single" w:sz="4" w:space="0" w:color="000000"/>
              <w:left w:val="single" w:sz="4" w:space="0" w:color="000000"/>
              <w:bottom w:val="single" w:sz="4" w:space="0" w:color="000000"/>
              <w:right w:val="single" w:sz="4" w:space="0" w:color="000000"/>
            </w:tcBorders>
            <w:hideMark/>
          </w:tcPr>
          <w:p w:rsidR="00FC65BA" w:rsidRPr="00FC65BA" w:rsidRDefault="00FC65BA" w:rsidP="008D1D00">
            <w:pPr>
              <w:spacing w:after="0" w:line="288" w:lineRule="auto"/>
              <w:ind w:right="-2"/>
              <w:contextualSpacing/>
              <w:jc w:val="both"/>
              <w:rPr>
                <w:noProof/>
                <w:color w:val="C00000"/>
                <w:sz w:val="28"/>
                <w:szCs w:val="28"/>
              </w:rPr>
            </w:pPr>
            <w:r w:rsidRPr="00FC65BA">
              <w:rPr>
                <w:noProof/>
                <w:color w:val="C00000"/>
                <w:sz w:val="28"/>
                <w:szCs w:val="28"/>
              </w:rPr>
              <w:t>4.found</w:t>
            </w:r>
          </w:p>
        </w:tc>
        <w:tc>
          <w:tcPr>
            <w:tcW w:w="1922" w:type="dxa"/>
            <w:tcBorders>
              <w:top w:val="single" w:sz="4" w:space="0" w:color="000000"/>
              <w:left w:val="single" w:sz="4" w:space="0" w:color="000000"/>
              <w:bottom w:val="single" w:sz="4" w:space="0" w:color="000000"/>
              <w:right w:val="single" w:sz="4" w:space="0" w:color="000000"/>
            </w:tcBorders>
            <w:hideMark/>
          </w:tcPr>
          <w:p w:rsidR="00FC65BA" w:rsidRPr="00FC65BA" w:rsidRDefault="00FC65BA" w:rsidP="008D1D00">
            <w:pPr>
              <w:spacing w:after="0" w:line="288" w:lineRule="auto"/>
              <w:ind w:right="-2"/>
              <w:contextualSpacing/>
              <w:jc w:val="both"/>
              <w:rPr>
                <w:noProof/>
                <w:color w:val="C00000"/>
                <w:sz w:val="28"/>
                <w:szCs w:val="28"/>
              </w:rPr>
            </w:pPr>
            <w:r w:rsidRPr="00FC65BA">
              <w:rPr>
                <w:noProof/>
                <w:color w:val="C00000"/>
                <w:sz w:val="28"/>
                <w:szCs w:val="28"/>
              </w:rPr>
              <w:t>5.arrived</w:t>
            </w:r>
          </w:p>
        </w:tc>
      </w:tr>
      <w:tr w:rsidR="00FC65BA" w:rsidRPr="00FC65BA" w:rsidTr="00FC65BA">
        <w:tc>
          <w:tcPr>
            <w:tcW w:w="1919" w:type="dxa"/>
            <w:tcBorders>
              <w:top w:val="single" w:sz="4" w:space="0" w:color="000000"/>
              <w:left w:val="single" w:sz="4" w:space="0" w:color="000000"/>
              <w:bottom w:val="single" w:sz="4" w:space="0" w:color="000000"/>
              <w:right w:val="single" w:sz="4" w:space="0" w:color="000000"/>
            </w:tcBorders>
            <w:hideMark/>
          </w:tcPr>
          <w:p w:rsidR="00FC65BA" w:rsidRPr="00FC65BA" w:rsidRDefault="00FC65BA" w:rsidP="008D1D00">
            <w:pPr>
              <w:spacing w:after="0" w:line="288" w:lineRule="auto"/>
              <w:ind w:right="-2"/>
              <w:contextualSpacing/>
              <w:jc w:val="both"/>
              <w:rPr>
                <w:noProof/>
                <w:color w:val="C00000"/>
                <w:sz w:val="28"/>
                <w:szCs w:val="28"/>
              </w:rPr>
            </w:pPr>
            <w:r w:rsidRPr="00FC65BA">
              <w:rPr>
                <w:noProof/>
                <w:color w:val="C00000"/>
                <w:sz w:val="28"/>
                <w:szCs w:val="28"/>
              </w:rPr>
              <w:t>6. were having</w:t>
            </w:r>
          </w:p>
        </w:tc>
        <w:tc>
          <w:tcPr>
            <w:tcW w:w="2027" w:type="dxa"/>
            <w:tcBorders>
              <w:top w:val="single" w:sz="4" w:space="0" w:color="000000"/>
              <w:left w:val="single" w:sz="4" w:space="0" w:color="000000"/>
              <w:bottom w:val="single" w:sz="4" w:space="0" w:color="000000"/>
              <w:right w:val="single" w:sz="4" w:space="0" w:color="000000"/>
            </w:tcBorders>
            <w:hideMark/>
          </w:tcPr>
          <w:p w:rsidR="00FC65BA" w:rsidRPr="00FC65BA" w:rsidRDefault="00FC65BA" w:rsidP="008D1D00">
            <w:pPr>
              <w:spacing w:after="0" w:line="288" w:lineRule="auto"/>
              <w:ind w:right="-2"/>
              <w:contextualSpacing/>
              <w:jc w:val="both"/>
              <w:rPr>
                <w:noProof/>
                <w:color w:val="C00000"/>
                <w:sz w:val="28"/>
                <w:szCs w:val="28"/>
              </w:rPr>
            </w:pPr>
            <w:r w:rsidRPr="00FC65BA">
              <w:rPr>
                <w:noProof/>
                <w:color w:val="C00000"/>
                <w:sz w:val="28"/>
                <w:szCs w:val="28"/>
              </w:rPr>
              <w:t>7. laughed</w:t>
            </w:r>
          </w:p>
        </w:tc>
        <w:tc>
          <w:tcPr>
            <w:tcW w:w="2027" w:type="dxa"/>
            <w:tcBorders>
              <w:top w:val="single" w:sz="4" w:space="0" w:color="000000"/>
              <w:left w:val="single" w:sz="4" w:space="0" w:color="000000"/>
              <w:bottom w:val="single" w:sz="4" w:space="0" w:color="000000"/>
              <w:right w:val="single" w:sz="4" w:space="0" w:color="000000"/>
            </w:tcBorders>
            <w:hideMark/>
          </w:tcPr>
          <w:p w:rsidR="00FC65BA" w:rsidRPr="00FC65BA" w:rsidRDefault="00FC65BA" w:rsidP="008D1D00">
            <w:pPr>
              <w:spacing w:after="0" w:line="288" w:lineRule="auto"/>
              <w:ind w:right="-2"/>
              <w:contextualSpacing/>
              <w:jc w:val="both"/>
              <w:rPr>
                <w:noProof/>
                <w:color w:val="C00000"/>
                <w:sz w:val="28"/>
                <w:szCs w:val="28"/>
              </w:rPr>
            </w:pPr>
            <w:r w:rsidRPr="00FC65BA">
              <w:rPr>
                <w:noProof/>
                <w:color w:val="C00000"/>
                <w:sz w:val="28"/>
                <w:szCs w:val="28"/>
              </w:rPr>
              <w:t>8. invited</w:t>
            </w:r>
          </w:p>
        </w:tc>
        <w:tc>
          <w:tcPr>
            <w:tcW w:w="2028" w:type="dxa"/>
            <w:tcBorders>
              <w:top w:val="single" w:sz="4" w:space="0" w:color="000000"/>
              <w:left w:val="single" w:sz="4" w:space="0" w:color="000000"/>
              <w:bottom w:val="single" w:sz="4" w:space="0" w:color="000000"/>
              <w:right w:val="single" w:sz="4" w:space="0" w:color="000000"/>
            </w:tcBorders>
            <w:hideMark/>
          </w:tcPr>
          <w:p w:rsidR="00FC65BA" w:rsidRPr="00FC65BA" w:rsidRDefault="00FC65BA" w:rsidP="008D1D00">
            <w:pPr>
              <w:spacing w:after="0" w:line="288" w:lineRule="auto"/>
              <w:ind w:right="-2"/>
              <w:contextualSpacing/>
              <w:jc w:val="both"/>
              <w:rPr>
                <w:noProof/>
                <w:color w:val="C00000"/>
                <w:sz w:val="28"/>
                <w:szCs w:val="28"/>
              </w:rPr>
            </w:pPr>
            <w:r w:rsidRPr="00FC65BA">
              <w:rPr>
                <w:noProof/>
                <w:color w:val="C00000"/>
                <w:sz w:val="28"/>
                <w:szCs w:val="28"/>
              </w:rPr>
              <w:t>9. was</w:t>
            </w:r>
          </w:p>
        </w:tc>
        <w:tc>
          <w:tcPr>
            <w:tcW w:w="1922" w:type="dxa"/>
            <w:tcBorders>
              <w:top w:val="single" w:sz="4" w:space="0" w:color="000000"/>
              <w:left w:val="single" w:sz="4" w:space="0" w:color="000000"/>
              <w:bottom w:val="single" w:sz="4" w:space="0" w:color="000000"/>
              <w:right w:val="single" w:sz="4" w:space="0" w:color="000000"/>
            </w:tcBorders>
          </w:tcPr>
          <w:p w:rsidR="00FC65BA" w:rsidRPr="00FC65BA" w:rsidRDefault="00FC65BA" w:rsidP="008D1D00">
            <w:pPr>
              <w:spacing w:after="0" w:line="288" w:lineRule="auto"/>
              <w:ind w:left="720" w:right="-2"/>
              <w:contextualSpacing/>
              <w:jc w:val="both"/>
              <w:rPr>
                <w:noProof/>
                <w:color w:val="C00000"/>
                <w:sz w:val="28"/>
                <w:szCs w:val="28"/>
              </w:rPr>
            </w:pPr>
          </w:p>
        </w:tc>
      </w:tr>
    </w:tbl>
    <w:p w:rsidR="00FC65BA" w:rsidRDefault="00FC65BA" w:rsidP="008D1D00">
      <w:pPr>
        <w:spacing w:after="0" w:line="288" w:lineRule="auto"/>
        <w:rPr>
          <w:b/>
          <w:color w:val="000099"/>
          <w:sz w:val="28"/>
          <w:szCs w:val="28"/>
        </w:rPr>
      </w:pPr>
    </w:p>
    <w:p w:rsidR="009F0F75" w:rsidRDefault="008D1D00" w:rsidP="008D1D00">
      <w:pPr>
        <w:spacing w:after="0" w:line="288" w:lineRule="auto"/>
        <w:rPr>
          <w:b/>
          <w:color w:val="FF0000"/>
          <w:sz w:val="28"/>
          <w:szCs w:val="28"/>
        </w:rPr>
      </w:pPr>
      <w:r>
        <w:rPr>
          <w:rFonts w:ascii="Calibri" w:hAnsi="Calibri" w:cs="Calibri"/>
          <w:b/>
          <w:color w:val="FF0000"/>
          <w:sz w:val="28"/>
          <w:szCs w:val="28"/>
        </w:rPr>
        <w:t>❺</w:t>
      </w:r>
      <w:r w:rsidR="009F0F75">
        <w:rPr>
          <w:b/>
          <w:color w:val="FF0000"/>
          <w:sz w:val="28"/>
          <w:szCs w:val="28"/>
        </w:rPr>
        <w:t>. CORRECTION</w:t>
      </w:r>
    </w:p>
    <w:p w:rsidR="009F0F75" w:rsidRDefault="009F0F75" w:rsidP="008D1D00">
      <w:pPr>
        <w:tabs>
          <w:tab w:val="left" w:pos="360"/>
          <w:tab w:val="left" w:pos="2880"/>
          <w:tab w:val="left" w:pos="5220"/>
          <w:tab w:val="left" w:pos="7560"/>
        </w:tabs>
        <w:spacing w:after="0" w:line="288" w:lineRule="auto"/>
        <w:rPr>
          <w:b/>
          <w:color w:val="0000CC"/>
          <w:sz w:val="28"/>
          <w:szCs w:val="28"/>
        </w:rPr>
      </w:pPr>
      <w:r>
        <w:rPr>
          <w:b/>
          <w:color w:val="0000CC"/>
          <w:sz w:val="28"/>
          <w:szCs w:val="28"/>
        </w:rPr>
        <w:t>I. Find ONE mistake in each of the following sentences and correct it.</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71"/>
        <w:gridCol w:w="2683"/>
        <w:gridCol w:w="3969"/>
      </w:tblGrid>
      <w:tr w:rsidR="009F0F75" w:rsidRPr="009F0F75" w:rsidTr="009F0F75">
        <w:tc>
          <w:tcPr>
            <w:tcW w:w="3271" w:type="dxa"/>
            <w:tcBorders>
              <w:top w:val="single" w:sz="4" w:space="0" w:color="000000"/>
              <w:left w:val="single" w:sz="4" w:space="0" w:color="000000"/>
              <w:bottom w:val="single" w:sz="4" w:space="0" w:color="000000"/>
              <w:right w:val="single" w:sz="4" w:space="0" w:color="000000"/>
            </w:tcBorders>
            <w:hideMark/>
          </w:tcPr>
          <w:p w:rsidR="009F0F75" w:rsidRPr="009F0F75" w:rsidRDefault="009F0F75" w:rsidP="008D1D00">
            <w:pPr>
              <w:tabs>
                <w:tab w:val="left" w:pos="450"/>
                <w:tab w:val="left" w:pos="2700"/>
                <w:tab w:val="left" w:pos="4230"/>
                <w:tab w:val="left" w:pos="6660"/>
              </w:tabs>
              <w:spacing w:after="0" w:line="288" w:lineRule="auto"/>
              <w:jc w:val="both"/>
              <w:rPr>
                <w:color w:val="C00000"/>
                <w:sz w:val="28"/>
                <w:szCs w:val="28"/>
              </w:rPr>
            </w:pPr>
            <w:r w:rsidRPr="009F0F75">
              <w:rPr>
                <w:color w:val="C00000"/>
                <w:sz w:val="28"/>
                <w:szCs w:val="28"/>
              </w:rPr>
              <w:t>1. D (watching)</w:t>
            </w:r>
          </w:p>
        </w:tc>
        <w:tc>
          <w:tcPr>
            <w:tcW w:w="2683" w:type="dxa"/>
            <w:tcBorders>
              <w:top w:val="single" w:sz="4" w:space="0" w:color="000000"/>
              <w:left w:val="single" w:sz="4" w:space="0" w:color="000000"/>
              <w:bottom w:val="single" w:sz="4" w:space="0" w:color="000000"/>
              <w:right w:val="single" w:sz="4" w:space="0" w:color="000000"/>
            </w:tcBorders>
            <w:hideMark/>
          </w:tcPr>
          <w:p w:rsidR="009F0F75" w:rsidRPr="009F0F75" w:rsidRDefault="009F0F75" w:rsidP="008D1D00">
            <w:pPr>
              <w:tabs>
                <w:tab w:val="left" w:pos="450"/>
                <w:tab w:val="left" w:pos="2700"/>
                <w:tab w:val="left" w:pos="4230"/>
                <w:tab w:val="left" w:pos="6660"/>
              </w:tabs>
              <w:spacing w:after="0" w:line="288" w:lineRule="auto"/>
              <w:jc w:val="both"/>
              <w:rPr>
                <w:color w:val="C00000"/>
                <w:sz w:val="28"/>
                <w:szCs w:val="28"/>
              </w:rPr>
            </w:pPr>
            <w:r w:rsidRPr="009F0F75">
              <w:rPr>
                <w:color w:val="C00000"/>
                <w:sz w:val="28"/>
                <w:szCs w:val="28"/>
              </w:rPr>
              <w:t>6. C (more)</w:t>
            </w:r>
            <w:r w:rsidRPr="009F0F75">
              <w:rPr>
                <w:color w:val="C00000"/>
                <w:sz w:val="28"/>
                <w:szCs w:val="28"/>
              </w:rPr>
              <w:tab/>
            </w:r>
          </w:p>
        </w:tc>
        <w:tc>
          <w:tcPr>
            <w:tcW w:w="3969" w:type="dxa"/>
            <w:tcBorders>
              <w:top w:val="single" w:sz="4" w:space="0" w:color="000000"/>
              <w:left w:val="single" w:sz="4" w:space="0" w:color="000000"/>
              <w:bottom w:val="single" w:sz="4" w:space="0" w:color="000000"/>
              <w:right w:val="single" w:sz="4" w:space="0" w:color="000000"/>
            </w:tcBorders>
            <w:hideMark/>
          </w:tcPr>
          <w:p w:rsidR="009F0F75" w:rsidRPr="009F0F75" w:rsidRDefault="009F0F75" w:rsidP="008D1D00">
            <w:pPr>
              <w:tabs>
                <w:tab w:val="left" w:pos="450"/>
                <w:tab w:val="left" w:pos="2700"/>
                <w:tab w:val="left" w:pos="4230"/>
                <w:tab w:val="left" w:pos="6660"/>
              </w:tabs>
              <w:spacing w:after="0" w:line="288" w:lineRule="auto"/>
              <w:jc w:val="both"/>
              <w:rPr>
                <w:color w:val="C00000"/>
                <w:sz w:val="28"/>
                <w:szCs w:val="28"/>
              </w:rPr>
            </w:pPr>
            <w:r w:rsidRPr="009F0F75">
              <w:rPr>
                <w:color w:val="C00000"/>
                <w:sz w:val="28"/>
                <w:szCs w:val="28"/>
              </w:rPr>
              <w:t>11. D (slash-and-burn farming)</w:t>
            </w:r>
          </w:p>
        </w:tc>
      </w:tr>
      <w:tr w:rsidR="009F0F75" w:rsidRPr="009F0F75" w:rsidTr="009F0F75">
        <w:tc>
          <w:tcPr>
            <w:tcW w:w="3271" w:type="dxa"/>
            <w:tcBorders>
              <w:top w:val="single" w:sz="4" w:space="0" w:color="000000"/>
              <w:left w:val="single" w:sz="4" w:space="0" w:color="000000"/>
              <w:bottom w:val="single" w:sz="4" w:space="0" w:color="000000"/>
              <w:right w:val="single" w:sz="4" w:space="0" w:color="000000"/>
            </w:tcBorders>
            <w:hideMark/>
          </w:tcPr>
          <w:p w:rsidR="009F0F75" w:rsidRPr="009F0F75" w:rsidRDefault="009F0F75" w:rsidP="008D1D00">
            <w:pPr>
              <w:tabs>
                <w:tab w:val="left" w:pos="450"/>
                <w:tab w:val="left" w:pos="2700"/>
                <w:tab w:val="left" w:pos="4230"/>
                <w:tab w:val="left" w:pos="6660"/>
              </w:tabs>
              <w:spacing w:after="0" w:line="288" w:lineRule="auto"/>
              <w:jc w:val="both"/>
              <w:rPr>
                <w:color w:val="C00000"/>
                <w:sz w:val="28"/>
                <w:szCs w:val="28"/>
              </w:rPr>
            </w:pPr>
            <w:r w:rsidRPr="009F0F75">
              <w:rPr>
                <w:color w:val="C00000"/>
                <w:sz w:val="28"/>
                <w:szCs w:val="28"/>
              </w:rPr>
              <w:t>2. C (different from)</w:t>
            </w:r>
          </w:p>
        </w:tc>
        <w:tc>
          <w:tcPr>
            <w:tcW w:w="2683" w:type="dxa"/>
            <w:tcBorders>
              <w:top w:val="single" w:sz="4" w:space="0" w:color="000000"/>
              <w:left w:val="single" w:sz="4" w:space="0" w:color="000000"/>
              <w:bottom w:val="single" w:sz="4" w:space="0" w:color="000000"/>
              <w:right w:val="single" w:sz="4" w:space="0" w:color="000000"/>
            </w:tcBorders>
            <w:hideMark/>
          </w:tcPr>
          <w:p w:rsidR="009F0F75" w:rsidRPr="009F0F75" w:rsidRDefault="009F0F75" w:rsidP="008D1D00">
            <w:pPr>
              <w:tabs>
                <w:tab w:val="left" w:pos="450"/>
                <w:tab w:val="left" w:pos="2700"/>
                <w:tab w:val="left" w:pos="4230"/>
                <w:tab w:val="left" w:pos="6660"/>
              </w:tabs>
              <w:spacing w:after="0" w:line="288" w:lineRule="auto"/>
              <w:jc w:val="both"/>
              <w:rPr>
                <w:color w:val="C00000"/>
                <w:sz w:val="28"/>
                <w:szCs w:val="28"/>
              </w:rPr>
            </w:pPr>
            <w:r w:rsidRPr="009F0F75">
              <w:rPr>
                <w:color w:val="C00000"/>
                <w:sz w:val="28"/>
                <w:szCs w:val="28"/>
              </w:rPr>
              <w:t>7. A (difficult)</w:t>
            </w:r>
          </w:p>
        </w:tc>
        <w:tc>
          <w:tcPr>
            <w:tcW w:w="3969" w:type="dxa"/>
            <w:tcBorders>
              <w:top w:val="single" w:sz="4" w:space="0" w:color="000000"/>
              <w:left w:val="single" w:sz="4" w:space="0" w:color="000000"/>
              <w:bottom w:val="single" w:sz="4" w:space="0" w:color="000000"/>
              <w:right w:val="single" w:sz="4" w:space="0" w:color="000000"/>
            </w:tcBorders>
            <w:hideMark/>
          </w:tcPr>
          <w:p w:rsidR="009F0F75" w:rsidRPr="009F0F75" w:rsidRDefault="009F0F75" w:rsidP="008D1D00">
            <w:pPr>
              <w:tabs>
                <w:tab w:val="left" w:pos="450"/>
                <w:tab w:val="left" w:pos="2700"/>
                <w:tab w:val="left" w:pos="4230"/>
                <w:tab w:val="left" w:pos="6660"/>
              </w:tabs>
              <w:spacing w:after="0" w:line="288" w:lineRule="auto"/>
              <w:jc w:val="both"/>
              <w:rPr>
                <w:color w:val="C00000"/>
                <w:sz w:val="28"/>
                <w:szCs w:val="28"/>
              </w:rPr>
            </w:pPr>
            <w:r w:rsidRPr="009F0F75">
              <w:rPr>
                <w:color w:val="C00000"/>
                <w:sz w:val="28"/>
                <w:szCs w:val="28"/>
              </w:rPr>
              <w:t>12. B (an ethnic)</w:t>
            </w:r>
          </w:p>
        </w:tc>
      </w:tr>
      <w:tr w:rsidR="009F0F75" w:rsidRPr="009F0F75" w:rsidTr="009F0F75">
        <w:tc>
          <w:tcPr>
            <w:tcW w:w="3271" w:type="dxa"/>
            <w:tcBorders>
              <w:top w:val="single" w:sz="4" w:space="0" w:color="000000"/>
              <w:left w:val="single" w:sz="4" w:space="0" w:color="000000"/>
              <w:bottom w:val="single" w:sz="4" w:space="0" w:color="000000"/>
              <w:right w:val="single" w:sz="4" w:space="0" w:color="000000"/>
            </w:tcBorders>
            <w:hideMark/>
          </w:tcPr>
          <w:p w:rsidR="009F0F75" w:rsidRPr="009F0F75" w:rsidRDefault="009F0F75" w:rsidP="008D1D00">
            <w:pPr>
              <w:tabs>
                <w:tab w:val="left" w:pos="450"/>
                <w:tab w:val="left" w:pos="2700"/>
                <w:tab w:val="left" w:pos="4230"/>
                <w:tab w:val="left" w:pos="6660"/>
              </w:tabs>
              <w:spacing w:after="0" w:line="288" w:lineRule="auto"/>
              <w:jc w:val="both"/>
              <w:rPr>
                <w:color w:val="C00000"/>
                <w:sz w:val="28"/>
                <w:szCs w:val="28"/>
              </w:rPr>
            </w:pPr>
            <w:r w:rsidRPr="009F0F75">
              <w:rPr>
                <w:color w:val="C00000"/>
                <w:sz w:val="28"/>
                <w:szCs w:val="28"/>
              </w:rPr>
              <w:t>3. D (with)</w:t>
            </w:r>
          </w:p>
        </w:tc>
        <w:tc>
          <w:tcPr>
            <w:tcW w:w="2683" w:type="dxa"/>
            <w:tcBorders>
              <w:top w:val="single" w:sz="4" w:space="0" w:color="000000"/>
              <w:left w:val="single" w:sz="4" w:space="0" w:color="000000"/>
              <w:bottom w:val="single" w:sz="4" w:space="0" w:color="000000"/>
              <w:right w:val="single" w:sz="4" w:space="0" w:color="000000"/>
            </w:tcBorders>
            <w:hideMark/>
          </w:tcPr>
          <w:p w:rsidR="009F0F75" w:rsidRPr="009F0F75" w:rsidRDefault="009F0F75" w:rsidP="008D1D00">
            <w:pPr>
              <w:tabs>
                <w:tab w:val="left" w:pos="720"/>
                <w:tab w:val="left" w:pos="2880"/>
                <w:tab w:val="left" w:pos="5040"/>
                <w:tab w:val="left" w:pos="6840"/>
              </w:tabs>
              <w:spacing w:after="0" w:line="288" w:lineRule="auto"/>
              <w:jc w:val="both"/>
              <w:rPr>
                <w:color w:val="C00000"/>
                <w:sz w:val="28"/>
                <w:szCs w:val="28"/>
              </w:rPr>
            </w:pPr>
            <w:r w:rsidRPr="009F0F75">
              <w:rPr>
                <w:color w:val="C00000"/>
                <w:sz w:val="28"/>
                <w:szCs w:val="28"/>
              </w:rPr>
              <w:t>8. D (of the most)</w:t>
            </w:r>
          </w:p>
        </w:tc>
        <w:tc>
          <w:tcPr>
            <w:tcW w:w="3969" w:type="dxa"/>
            <w:tcBorders>
              <w:top w:val="single" w:sz="4" w:space="0" w:color="000000"/>
              <w:left w:val="single" w:sz="4" w:space="0" w:color="000000"/>
              <w:bottom w:val="single" w:sz="4" w:space="0" w:color="000000"/>
              <w:right w:val="single" w:sz="4" w:space="0" w:color="000000"/>
            </w:tcBorders>
            <w:hideMark/>
          </w:tcPr>
          <w:p w:rsidR="009F0F75" w:rsidRPr="009F0F75" w:rsidRDefault="009F0F75" w:rsidP="008D1D00">
            <w:pPr>
              <w:tabs>
                <w:tab w:val="left" w:pos="450"/>
                <w:tab w:val="left" w:pos="2700"/>
                <w:tab w:val="left" w:pos="4230"/>
                <w:tab w:val="left" w:pos="6660"/>
              </w:tabs>
              <w:spacing w:after="0" w:line="288" w:lineRule="auto"/>
              <w:jc w:val="both"/>
              <w:rPr>
                <w:color w:val="C00000"/>
                <w:sz w:val="28"/>
                <w:szCs w:val="28"/>
              </w:rPr>
            </w:pPr>
            <w:r w:rsidRPr="009F0F75">
              <w:rPr>
                <w:color w:val="C00000"/>
                <w:sz w:val="28"/>
                <w:szCs w:val="28"/>
              </w:rPr>
              <w:t>13. D (northern)</w:t>
            </w:r>
          </w:p>
        </w:tc>
      </w:tr>
      <w:tr w:rsidR="009F0F75" w:rsidRPr="009F0F75" w:rsidTr="009F0F75">
        <w:tc>
          <w:tcPr>
            <w:tcW w:w="3271" w:type="dxa"/>
            <w:tcBorders>
              <w:top w:val="single" w:sz="4" w:space="0" w:color="000000"/>
              <w:left w:val="single" w:sz="4" w:space="0" w:color="000000"/>
              <w:bottom w:val="single" w:sz="4" w:space="0" w:color="000000"/>
              <w:right w:val="single" w:sz="4" w:space="0" w:color="000000"/>
            </w:tcBorders>
            <w:hideMark/>
          </w:tcPr>
          <w:p w:rsidR="009F0F75" w:rsidRPr="009F0F75" w:rsidRDefault="009F0F75" w:rsidP="008D1D00">
            <w:pPr>
              <w:tabs>
                <w:tab w:val="left" w:pos="720"/>
                <w:tab w:val="left" w:pos="2880"/>
                <w:tab w:val="left" w:pos="5040"/>
                <w:tab w:val="left" w:pos="6840"/>
              </w:tabs>
              <w:spacing w:after="0" w:line="288" w:lineRule="auto"/>
              <w:jc w:val="both"/>
              <w:rPr>
                <w:color w:val="C00000"/>
                <w:sz w:val="28"/>
                <w:szCs w:val="28"/>
              </w:rPr>
            </w:pPr>
            <w:r w:rsidRPr="009F0F75">
              <w:rPr>
                <w:color w:val="C00000"/>
                <w:sz w:val="28"/>
                <w:szCs w:val="28"/>
              </w:rPr>
              <w:t>4.D (Sunday evening)</w:t>
            </w:r>
          </w:p>
        </w:tc>
        <w:tc>
          <w:tcPr>
            <w:tcW w:w="2683" w:type="dxa"/>
            <w:tcBorders>
              <w:top w:val="single" w:sz="4" w:space="0" w:color="000000"/>
              <w:left w:val="single" w:sz="4" w:space="0" w:color="000000"/>
              <w:bottom w:val="single" w:sz="4" w:space="0" w:color="000000"/>
              <w:right w:val="single" w:sz="4" w:space="0" w:color="000000"/>
            </w:tcBorders>
            <w:hideMark/>
          </w:tcPr>
          <w:p w:rsidR="009F0F75" w:rsidRPr="009F0F75" w:rsidRDefault="009F0F75" w:rsidP="008D1D00">
            <w:pPr>
              <w:tabs>
                <w:tab w:val="left" w:pos="450"/>
                <w:tab w:val="left" w:pos="2700"/>
                <w:tab w:val="left" w:pos="4230"/>
                <w:tab w:val="left" w:pos="6660"/>
              </w:tabs>
              <w:spacing w:after="0" w:line="288" w:lineRule="auto"/>
              <w:jc w:val="both"/>
              <w:rPr>
                <w:color w:val="C00000"/>
                <w:sz w:val="28"/>
                <w:szCs w:val="28"/>
              </w:rPr>
            </w:pPr>
            <w:r w:rsidRPr="009F0F75">
              <w:rPr>
                <w:color w:val="C00000"/>
                <w:sz w:val="28"/>
                <w:szCs w:val="28"/>
              </w:rPr>
              <w:t>9. C (life)</w:t>
            </w:r>
          </w:p>
        </w:tc>
        <w:tc>
          <w:tcPr>
            <w:tcW w:w="3969" w:type="dxa"/>
            <w:tcBorders>
              <w:top w:val="single" w:sz="4" w:space="0" w:color="000000"/>
              <w:left w:val="single" w:sz="4" w:space="0" w:color="000000"/>
              <w:bottom w:val="single" w:sz="4" w:space="0" w:color="000000"/>
              <w:right w:val="single" w:sz="4" w:space="0" w:color="000000"/>
            </w:tcBorders>
            <w:hideMark/>
          </w:tcPr>
          <w:p w:rsidR="009F0F75" w:rsidRPr="009F0F75" w:rsidRDefault="009F0F75" w:rsidP="008D1D00">
            <w:pPr>
              <w:tabs>
                <w:tab w:val="left" w:pos="720"/>
                <w:tab w:val="left" w:pos="3960"/>
                <w:tab w:val="left" w:pos="5760"/>
                <w:tab w:val="left" w:pos="7560"/>
              </w:tabs>
              <w:spacing w:after="0" w:line="288" w:lineRule="auto"/>
              <w:jc w:val="both"/>
              <w:rPr>
                <w:color w:val="C00000"/>
                <w:sz w:val="28"/>
                <w:szCs w:val="28"/>
              </w:rPr>
            </w:pPr>
            <w:r w:rsidRPr="009F0F75">
              <w:rPr>
                <w:color w:val="C00000"/>
                <w:sz w:val="28"/>
                <w:szCs w:val="28"/>
              </w:rPr>
              <w:t>14. A (Young)</w:t>
            </w:r>
          </w:p>
        </w:tc>
      </w:tr>
      <w:tr w:rsidR="009F0F75" w:rsidRPr="009F0F75" w:rsidTr="009F0F75">
        <w:tc>
          <w:tcPr>
            <w:tcW w:w="3271" w:type="dxa"/>
            <w:tcBorders>
              <w:top w:val="single" w:sz="4" w:space="0" w:color="000000"/>
              <w:left w:val="single" w:sz="4" w:space="0" w:color="000000"/>
              <w:bottom w:val="single" w:sz="4" w:space="0" w:color="000000"/>
              <w:right w:val="single" w:sz="4" w:space="0" w:color="000000"/>
            </w:tcBorders>
            <w:hideMark/>
          </w:tcPr>
          <w:p w:rsidR="009F0F75" w:rsidRPr="009F0F75" w:rsidRDefault="009F0F75" w:rsidP="008D1D00">
            <w:pPr>
              <w:tabs>
                <w:tab w:val="left" w:pos="450"/>
                <w:tab w:val="left" w:pos="2700"/>
                <w:tab w:val="left" w:pos="4230"/>
                <w:tab w:val="left" w:pos="6660"/>
              </w:tabs>
              <w:spacing w:after="0" w:line="288" w:lineRule="auto"/>
              <w:jc w:val="both"/>
              <w:rPr>
                <w:color w:val="C00000"/>
                <w:sz w:val="28"/>
                <w:szCs w:val="28"/>
              </w:rPr>
            </w:pPr>
            <w:r w:rsidRPr="009F0F75">
              <w:rPr>
                <w:color w:val="C00000"/>
                <w:sz w:val="28"/>
                <w:szCs w:val="28"/>
              </w:rPr>
              <w:t>5. B (a)</w:t>
            </w:r>
          </w:p>
        </w:tc>
        <w:tc>
          <w:tcPr>
            <w:tcW w:w="2683" w:type="dxa"/>
            <w:tcBorders>
              <w:top w:val="single" w:sz="4" w:space="0" w:color="000000"/>
              <w:left w:val="single" w:sz="4" w:space="0" w:color="000000"/>
              <w:bottom w:val="single" w:sz="4" w:space="0" w:color="000000"/>
              <w:right w:val="single" w:sz="4" w:space="0" w:color="000000"/>
            </w:tcBorders>
            <w:hideMark/>
          </w:tcPr>
          <w:p w:rsidR="009F0F75" w:rsidRPr="009F0F75" w:rsidRDefault="009F0F75" w:rsidP="008D1D00">
            <w:pPr>
              <w:tabs>
                <w:tab w:val="left" w:pos="450"/>
                <w:tab w:val="left" w:pos="2700"/>
                <w:tab w:val="left" w:pos="4230"/>
                <w:tab w:val="left" w:pos="6660"/>
              </w:tabs>
              <w:spacing w:after="0" w:line="288" w:lineRule="auto"/>
              <w:jc w:val="both"/>
              <w:rPr>
                <w:color w:val="C00000"/>
                <w:sz w:val="28"/>
                <w:szCs w:val="28"/>
              </w:rPr>
            </w:pPr>
            <w:r w:rsidRPr="009F0F75">
              <w:rPr>
                <w:color w:val="C00000"/>
                <w:sz w:val="28"/>
                <w:szCs w:val="28"/>
              </w:rPr>
              <w:t>10. B (checks)</w:t>
            </w:r>
          </w:p>
        </w:tc>
        <w:tc>
          <w:tcPr>
            <w:tcW w:w="3969" w:type="dxa"/>
            <w:tcBorders>
              <w:top w:val="single" w:sz="4" w:space="0" w:color="000000"/>
              <w:left w:val="single" w:sz="4" w:space="0" w:color="000000"/>
              <w:bottom w:val="single" w:sz="4" w:space="0" w:color="000000"/>
              <w:right w:val="single" w:sz="4" w:space="0" w:color="000000"/>
            </w:tcBorders>
            <w:hideMark/>
          </w:tcPr>
          <w:p w:rsidR="009F0F75" w:rsidRPr="009F0F75" w:rsidRDefault="009F0F75" w:rsidP="008D1D00">
            <w:pPr>
              <w:tabs>
                <w:tab w:val="left" w:pos="450"/>
                <w:tab w:val="left" w:pos="2700"/>
                <w:tab w:val="left" w:pos="4230"/>
                <w:tab w:val="left" w:pos="6660"/>
              </w:tabs>
              <w:spacing w:after="0" w:line="288" w:lineRule="auto"/>
              <w:jc w:val="both"/>
              <w:rPr>
                <w:color w:val="C00000"/>
                <w:sz w:val="28"/>
                <w:szCs w:val="28"/>
              </w:rPr>
            </w:pPr>
            <w:r w:rsidRPr="009F0F75">
              <w:rPr>
                <w:color w:val="C00000"/>
                <w:sz w:val="28"/>
                <w:szCs w:val="28"/>
              </w:rPr>
              <w:t>15. B (to preserve)</w:t>
            </w:r>
          </w:p>
        </w:tc>
      </w:tr>
    </w:tbl>
    <w:p w:rsidR="009F0F75" w:rsidRDefault="009F0F75" w:rsidP="008D1D00">
      <w:pPr>
        <w:spacing w:after="0" w:line="288" w:lineRule="auto"/>
        <w:rPr>
          <w:b/>
          <w:color w:val="0000FF"/>
          <w:sz w:val="28"/>
          <w:szCs w:val="28"/>
        </w:rPr>
      </w:pPr>
      <w:r>
        <w:rPr>
          <w:b/>
          <w:color w:val="0000FF"/>
          <w:sz w:val="28"/>
          <w:szCs w:val="28"/>
        </w:rPr>
        <w:t>II. There are five mistakes in this passage. Find and correct them.</w:t>
      </w:r>
    </w:p>
    <w:tbl>
      <w:tblPr>
        <w:tblW w:w="1034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71"/>
        <w:gridCol w:w="2977"/>
      </w:tblGrid>
      <w:tr w:rsidR="009F0F75" w:rsidRPr="009F0F75" w:rsidTr="008D1D00">
        <w:tc>
          <w:tcPr>
            <w:tcW w:w="7371" w:type="dxa"/>
            <w:tcBorders>
              <w:top w:val="single" w:sz="4" w:space="0" w:color="000000"/>
              <w:left w:val="single" w:sz="4" w:space="0" w:color="000000"/>
              <w:bottom w:val="single" w:sz="4" w:space="0" w:color="000000"/>
              <w:right w:val="single" w:sz="4" w:space="0" w:color="000000"/>
            </w:tcBorders>
            <w:hideMark/>
          </w:tcPr>
          <w:p w:rsidR="009F0F75" w:rsidRPr="009F0F75" w:rsidRDefault="009F0F75" w:rsidP="008D1D00">
            <w:pPr>
              <w:spacing w:after="0" w:line="288" w:lineRule="auto"/>
              <w:jc w:val="both"/>
              <w:rPr>
                <w:sz w:val="28"/>
                <w:szCs w:val="28"/>
              </w:rPr>
            </w:pPr>
            <w:r w:rsidRPr="009F0F75">
              <w:rPr>
                <w:sz w:val="28"/>
                <w:szCs w:val="28"/>
              </w:rPr>
              <w:t xml:space="preserve">  Children love toplay computer games. Some people say that many of them are addicted to game. If you become </w:t>
            </w:r>
            <w:r w:rsidRPr="009F0F75">
              <w:rPr>
                <w:sz w:val="28"/>
                <w:szCs w:val="28"/>
                <w:u w:val="single"/>
              </w:rPr>
              <w:t>addicting</w:t>
            </w:r>
            <w:r w:rsidRPr="009F0F75">
              <w:rPr>
                <w:sz w:val="28"/>
                <w:szCs w:val="28"/>
              </w:rPr>
              <w:t xml:space="preserve">, all you can think about is computer games and you cannot spend a day without playing. Of course, playing games on the computer is great way to </w:t>
            </w:r>
            <w:r w:rsidRPr="009F0F75">
              <w:rPr>
                <w:sz w:val="28"/>
                <w:szCs w:val="28"/>
                <w:u w:val="single"/>
              </w:rPr>
              <w:t>spending</w:t>
            </w:r>
            <w:r w:rsidRPr="009F0F75">
              <w:rPr>
                <w:sz w:val="28"/>
                <w:szCs w:val="28"/>
              </w:rPr>
              <w:t xml:space="preserve"> time and have fun. But there are also bad sides to it as well.</w:t>
            </w:r>
          </w:p>
          <w:p w:rsidR="009F0F75" w:rsidRPr="009F0F75" w:rsidRDefault="009F0F75" w:rsidP="008D1D00">
            <w:pPr>
              <w:spacing w:after="0" w:line="288" w:lineRule="auto"/>
              <w:jc w:val="both"/>
              <w:rPr>
                <w:sz w:val="28"/>
                <w:szCs w:val="28"/>
              </w:rPr>
            </w:pPr>
            <w:r w:rsidRPr="009F0F75">
              <w:rPr>
                <w:sz w:val="28"/>
                <w:szCs w:val="28"/>
              </w:rPr>
              <w:t xml:space="preserve">First of all, you do not get enough exercise because you do not have to move your body much when </w:t>
            </w:r>
            <w:r w:rsidRPr="009F0F75">
              <w:rPr>
                <w:sz w:val="28"/>
                <w:szCs w:val="28"/>
                <w:u w:val="single"/>
              </w:rPr>
              <w:t>play</w:t>
            </w:r>
            <w:r w:rsidRPr="009F0F75">
              <w:rPr>
                <w:sz w:val="28"/>
                <w:szCs w:val="28"/>
              </w:rPr>
              <w:t xml:space="preserve"> games. Second, your eyesight becomes </w:t>
            </w:r>
            <w:r w:rsidRPr="009F0F75">
              <w:rPr>
                <w:sz w:val="28"/>
                <w:szCs w:val="28"/>
                <w:u w:val="single"/>
              </w:rPr>
              <w:t>badly</w:t>
            </w:r>
            <w:r w:rsidRPr="009F0F75">
              <w:rPr>
                <w:sz w:val="28"/>
                <w:szCs w:val="28"/>
              </w:rPr>
              <w:t xml:space="preserve"> because your eyes are fixed on the computer screen for too long. This is why it is not hard to find children wearing glasses around these days. Third, you do not get to spend much time with your family because you are spending all of your time in front of the computer.</w:t>
            </w:r>
          </w:p>
          <w:p w:rsidR="009F0F75" w:rsidRPr="009F0F75" w:rsidRDefault="009F0F75" w:rsidP="008D1D00">
            <w:pPr>
              <w:spacing w:after="0" w:line="288" w:lineRule="auto"/>
              <w:jc w:val="both"/>
              <w:rPr>
                <w:sz w:val="28"/>
                <w:szCs w:val="28"/>
              </w:rPr>
            </w:pPr>
            <w:r w:rsidRPr="009F0F75">
              <w:rPr>
                <w:sz w:val="28"/>
                <w:szCs w:val="28"/>
              </w:rPr>
              <w:t xml:space="preserve">Playing computer games is not such a bad thing. But too much playing can cause problems. How </w:t>
            </w:r>
            <w:r w:rsidRPr="009F0F75">
              <w:rPr>
                <w:sz w:val="28"/>
                <w:szCs w:val="28"/>
                <w:u w:val="single"/>
              </w:rPr>
              <w:t>much</w:t>
            </w:r>
            <w:r w:rsidRPr="009F0F75">
              <w:rPr>
                <w:sz w:val="28"/>
                <w:szCs w:val="28"/>
              </w:rPr>
              <w:t xml:space="preserve"> hours do you spend in front of the computer ?Why not take this opportunity to cut down on computer games.</w:t>
            </w:r>
          </w:p>
        </w:tc>
        <w:tc>
          <w:tcPr>
            <w:tcW w:w="2977" w:type="dxa"/>
            <w:tcBorders>
              <w:top w:val="single" w:sz="4" w:space="0" w:color="000000"/>
              <w:left w:val="single" w:sz="4" w:space="0" w:color="000000"/>
              <w:bottom w:val="single" w:sz="4" w:space="0" w:color="000000"/>
              <w:right w:val="single" w:sz="4" w:space="0" w:color="000000"/>
            </w:tcBorders>
          </w:tcPr>
          <w:p w:rsidR="009F0F75" w:rsidRPr="000D1667" w:rsidRDefault="009F0F75" w:rsidP="008D1D00">
            <w:pPr>
              <w:pStyle w:val="ListParagraph"/>
              <w:tabs>
                <w:tab w:val="left" w:pos="305"/>
              </w:tabs>
              <w:spacing w:after="0" w:line="288" w:lineRule="auto"/>
              <w:ind w:left="21"/>
              <w:jc w:val="both"/>
              <w:rPr>
                <w:color w:val="C00000"/>
                <w:sz w:val="28"/>
                <w:szCs w:val="28"/>
                <w:lang w:val="en-US" w:eastAsia="en-US"/>
              </w:rPr>
            </w:pPr>
          </w:p>
          <w:p w:rsidR="009F0F75" w:rsidRPr="000D1667" w:rsidRDefault="009F0F75" w:rsidP="008D1D00">
            <w:pPr>
              <w:pStyle w:val="ListParagraph"/>
              <w:tabs>
                <w:tab w:val="left" w:pos="305"/>
              </w:tabs>
              <w:spacing w:after="0" w:line="288" w:lineRule="auto"/>
              <w:ind w:left="21"/>
              <w:jc w:val="both"/>
              <w:rPr>
                <w:color w:val="C00000"/>
                <w:sz w:val="28"/>
                <w:szCs w:val="28"/>
                <w:lang w:val="en-US" w:eastAsia="en-US"/>
              </w:rPr>
            </w:pPr>
          </w:p>
          <w:p w:rsidR="009F0F75" w:rsidRPr="009F0F75" w:rsidRDefault="009F0F75" w:rsidP="008D1D00">
            <w:pPr>
              <w:spacing w:after="0" w:line="288" w:lineRule="auto"/>
              <w:jc w:val="both"/>
              <w:rPr>
                <w:color w:val="C00000"/>
                <w:sz w:val="28"/>
                <w:szCs w:val="28"/>
              </w:rPr>
            </w:pPr>
            <w:r w:rsidRPr="009F0F75">
              <w:rPr>
                <w:color w:val="C00000"/>
                <w:sz w:val="28"/>
                <w:szCs w:val="28"/>
              </w:rPr>
              <w:t>1.addicting</w:t>
            </w:r>
            <w:r w:rsidRPr="009F0F75">
              <w:rPr>
                <w:color w:val="C00000"/>
                <w:sz w:val="28"/>
                <w:szCs w:val="28"/>
              </w:rPr>
              <w:tab/>
              <w:t>-&gt; addicted</w:t>
            </w:r>
          </w:p>
          <w:p w:rsidR="009F0F75" w:rsidRPr="009F0F75" w:rsidRDefault="009F0F75" w:rsidP="008D1D00">
            <w:pPr>
              <w:spacing w:after="0" w:line="288" w:lineRule="auto"/>
              <w:jc w:val="both"/>
              <w:rPr>
                <w:color w:val="C00000"/>
                <w:sz w:val="28"/>
                <w:szCs w:val="28"/>
              </w:rPr>
            </w:pPr>
          </w:p>
          <w:p w:rsidR="009F0F75" w:rsidRPr="009F0F75" w:rsidRDefault="009F0F75" w:rsidP="008D1D00">
            <w:pPr>
              <w:spacing w:after="0" w:line="288" w:lineRule="auto"/>
              <w:jc w:val="both"/>
              <w:rPr>
                <w:color w:val="C00000"/>
                <w:sz w:val="28"/>
                <w:szCs w:val="28"/>
              </w:rPr>
            </w:pPr>
            <w:r w:rsidRPr="009F0F75">
              <w:rPr>
                <w:color w:val="C00000"/>
                <w:sz w:val="28"/>
                <w:szCs w:val="28"/>
              </w:rPr>
              <w:t>2. spending</w:t>
            </w:r>
            <w:r w:rsidRPr="009F0F75">
              <w:rPr>
                <w:color w:val="C00000"/>
                <w:sz w:val="28"/>
                <w:szCs w:val="28"/>
              </w:rPr>
              <w:tab/>
              <w:t>-&gt;spend</w:t>
            </w:r>
          </w:p>
          <w:p w:rsidR="009F0F75" w:rsidRPr="009F0F75" w:rsidRDefault="009F0F75" w:rsidP="008D1D00">
            <w:pPr>
              <w:spacing w:after="0" w:line="288" w:lineRule="auto"/>
              <w:jc w:val="both"/>
              <w:rPr>
                <w:color w:val="C00000"/>
                <w:sz w:val="28"/>
                <w:szCs w:val="28"/>
              </w:rPr>
            </w:pPr>
          </w:p>
          <w:p w:rsidR="009F0F75" w:rsidRPr="009F0F75" w:rsidRDefault="009F0F75" w:rsidP="008D1D00">
            <w:pPr>
              <w:spacing w:after="0" w:line="288" w:lineRule="auto"/>
              <w:jc w:val="both"/>
              <w:rPr>
                <w:color w:val="C00000"/>
                <w:sz w:val="28"/>
                <w:szCs w:val="28"/>
              </w:rPr>
            </w:pPr>
            <w:r w:rsidRPr="009F0F75">
              <w:rPr>
                <w:color w:val="C00000"/>
                <w:sz w:val="28"/>
                <w:szCs w:val="28"/>
              </w:rPr>
              <w:t>3. play-&gt;playing</w:t>
            </w:r>
          </w:p>
          <w:p w:rsidR="009F0F75" w:rsidRPr="009F0F75" w:rsidRDefault="009F0F75" w:rsidP="008D1D00">
            <w:pPr>
              <w:spacing w:after="0" w:line="288" w:lineRule="auto"/>
              <w:jc w:val="both"/>
              <w:rPr>
                <w:color w:val="C00000"/>
                <w:sz w:val="28"/>
                <w:szCs w:val="28"/>
              </w:rPr>
            </w:pPr>
          </w:p>
          <w:p w:rsidR="009F0F75" w:rsidRPr="009F0F75" w:rsidRDefault="009F0F75" w:rsidP="008D1D00">
            <w:pPr>
              <w:spacing w:after="0" w:line="288" w:lineRule="auto"/>
              <w:jc w:val="both"/>
              <w:rPr>
                <w:color w:val="C00000"/>
                <w:sz w:val="28"/>
                <w:szCs w:val="28"/>
              </w:rPr>
            </w:pPr>
            <w:r w:rsidRPr="009F0F75">
              <w:rPr>
                <w:color w:val="C00000"/>
                <w:sz w:val="28"/>
                <w:szCs w:val="28"/>
              </w:rPr>
              <w:t>4. badly -&gt;</w:t>
            </w:r>
            <w:r w:rsidRPr="009F0F75">
              <w:rPr>
                <w:color w:val="C00000"/>
                <w:sz w:val="28"/>
                <w:szCs w:val="28"/>
              </w:rPr>
              <w:tab/>
              <w:t>bad</w:t>
            </w:r>
          </w:p>
          <w:p w:rsidR="009F0F75" w:rsidRPr="009F0F75" w:rsidRDefault="009F0F75" w:rsidP="008D1D00">
            <w:pPr>
              <w:spacing w:after="0" w:line="288" w:lineRule="auto"/>
              <w:jc w:val="both"/>
              <w:rPr>
                <w:color w:val="C00000"/>
                <w:sz w:val="28"/>
                <w:szCs w:val="28"/>
              </w:rPr>
            </w:pPr>
          </w:p>
          <w:p w:rsidR="009F0F75" w:rsidRPr="009F0F75" w:rsidRDefault="009F0F75" w:rsidP="008D1D00">
            <w:pPr>
              <w:spacing w:after="0" w:line="288" w:lineRule="auto"/>
              <w:jc w:val="both"/>
              <w:rPr>
                <w:color w:val="C00000"/>
                <w:sz w:val="28"/>
                <w:szCs w:val="28"/>
              </w:rPr>
            </w:pPr>
            <w:r w:rsidRPr="009F0F75">
              <w:rPr>
                <w:color w:val="C00000"/>
                <w:sz w:val="28"/>
                <w:szCs w:val="28"/>
              </w:rPr>
              <w:t>5. much-&gt;many</w:t>
            </w:r>
          </w:p>
          <w:p w:rsidR="009F0F75" w:rsidRPr="009F0F75" w:rsidRDefault="009F0F75" w:rsidP="008D1D00">
            <w:pPr>
              <w:spacing w:after="0" w:line="288" w:lineRule="auto"/>
              <w:jc w:val="both"/>
              <w:rPr>
                <w:color w:val="C00000"/>
                <w:sz w:val="28"/>
                <w:szCs w:val="28"/>
              </w:rPr>
            </w:pPr>
          </w:p>
          <w:p w:rsidR="009F0F75" w:rsidRPr="009F0F75" w:rsidRDefault="009F0F75" w:rsidP="008D1D00">
            <w:pPr>
              <w:spacing w:after="0" w:line="288" w:lineRule="auto"/>
              <w:rPr>
                <w:b/>
                <w:color w:val="C00000"/>
                <w:sz w:val="28"/>
                <w:szCs w:val="28"/>
              </w:rPr>
            </w:pPr>
          </w:p>
        </w:tc>
      </w:tr>
    </w:tbl>
    <w:p w:rsidR="00175A28" w:rsidRDefault="008D1D00" w:rsidP="008D1D00">
      <w:pPr>
        <w:spacing w:after="0" w:line="288" w:lineRule="auto"/>
        <w:rPr>
          <w:b/>
          <w:color w:val="FF0000"/>
          <w:sz w:val="28"/>
          <w:szCs w:val="28"/>
        </w:rPr>
      </w:pPr>
      <w:r>
        <w:rPr>
          <w:rFonts w:ascii="Calibri" w:hAnsi="Calibri" w:cs="Calibri"/>
          <w:b/>
          <w:color w:val="FF0000"/>
          <w:sz w:val="28"/>
          <w:szCs w:val="28"/>
        </w:rPr>
        <w:t>❻</w:t>
      </w:r>
      <w:r w:rsidR="00175A28">
        <w:rPr>
          <w:b/>
          <w:color w:val="FF0000"/>
          <w:sz w:val="28"/>
          <w:szCs w:val="28"/>
        </w:rPr>
        <w:t xml:space="preserve">. READING </w:t>
      </w:r>
    </w:p>
    <w:p w:rsidR="00175A28" w:rsidRDefault="00175A28" w:rsidP="008D1D00">
      <w:pPr>
        <w:spacing w:after="0" w:line="288" w:lineRule="auto"/>
        <w:jc w:val="both"/>
        <w:rPr>
          <w:b/>
          <w:color w:val="0000FF"/>
          <w:sz w:val="28"/>
          <w:szCs w:val="28"/>
        </w:rPr>
      </w:pPr>
      <w:r>
        <w:rPr>
          <w:b/>
          <w:color w:val="0000FF"/>
          <w:sz w:val="28"/>
          <w:szCs w:val="28"/>
        </w:rPr>
        <w:t>I. Read the passage and choose the correct answers.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19"/>
        <w:gridCol w:w="2027"/>
        <w:gridCol w:w="2027"/>
        <w:gridCol w:w="2028"/>
        <w:gridCol w:w="1922"/>
      </w:tblGrid>
      <w:tr w:rsidR="00175A28" w:rsidRPr="00175A28" w:rsidTr="00175A28">
        <w:trPr>
          <w:jc w:val="center"/>
        </w:trPr>
        <w:tc>
          <w:tcPr>
            <w:tcW w:w="1919" w:type="dxa"/>
            <w:tcBorders>
              <w:top w:val="single" w:sz="4" w:space="0" w:color="000000"/>
              <w:left w:val="single" w:sz="4" w:space="0" w:color="000000"/>
              <w:bottom w:val="single" w:sz="4" w:space="0" w:color="000000"/>
              <w:right w:val="single" w:sz="4" w:space="0" w:color="000000"/>
            </w:tcBorders>
            <w:hideMark/>
          </w:tcPr>
          <w:p w:rsidR="00175A28" w:rsidRPr="00175A28" w:rsidRDefault="00175A28" w:rsidP="008D1D00">
            <w:pPr>
              <w:spacing w:after="0" w:line="288" w:lineRule="auto"/>
              <w:rPr>
                <w:color w:val="C00000"/>
                <w:sz w:val="28"/>
                <w:szCs w:val="28"/>
              </w:rPr>
            </w:pPr>
            <w:r w:rsidRPr="00175A28">
              <w:rPr>
                <w:color w:val="C00000"/>
                <w:sz w:val="28"/>
                <w:szCs w:val="28"/>
              </w:rPr>
              <w:t>1.C</w:t>
            </w:r>
          </w:p>
        </w:tc>
        <w:tc>
          <w:tcPr>
            <w:tcW w:w="2027" w:type="dxa"/>
            <w:tcBorders>
              <w:top w:val="single" w:sz="4" w:space="0" w:color="000000"/>
              <w:left w:val="single" w:sz="4" w:space="0" w:color="000000"/>
              <w:bottom w:val="single" w:sz="4" w:space="0" w:color="000000"/>
              <w:right w:val="single" w:sz="4" w:space="0" w:color="000000"/>
            </w:tcBorders>
            <w:hideMark/>
          </w:tcPr>
          <w:p w:rsidR="00175A28" w:rsidRPr="00175A28" w:rsidRDefault="00175A28" w:rsidP="008D1D00">
            <w:pPr>
              <w:spacing w:after="0" w:line="288" w:lineRule="auto"/>
              <w:rPr>
                <w:color w:val="C00000"/>
                <w:sz w:val="28"/>
                <w:szCs w:val="28"/>
              </w:rPr>
            </w:pPr>
            <w:r w:rsidRPr="00175A28">
              <w:rPr>
                <w:color w:val="C00000"/>
                <w:sz w:val="28"/>
                <w:szCs w:val="28"/>
              </w:rPr>
              <w:t>2.C</w:t>
            </w:r>
          </w:p>
        </w:tc>
        <w:tc>
          <w:tcPr>
            <w:tcW w:w="2027" w:type="dxa"/>
            <w:tcBorders>
              <w:top w:val="single" w:sz="4" w:space="0" w:color="000000"/>
              <w:left w:val="single" w:sz="4" w:space="0" w:color="000000"/>
              <w:bottom w:val="single" w:sz="4" w:space="0" w:color="000000"/>
              <w:right w:val="single" w:sz="4" w:space="0" w:color="000000"/>
            </w:tcBorders>
            <w:hideMark/>
          </w:tcPr>
          <w:p w:rsidR="00175A28" w:rsidRPr="00175A28" w:rsidRDefault="00175A28" w:rsidP="008D1D00">
            <w:pPr>
              <w:spacing w:after="0" w:line="288" w:lineRule="auto"/>
              <w:rPr>
                <w:color w:val="C00000"/>
                <w:sz w:val="28"/>
                <w:szCs w:val="28"/>
              </w:rPr>
            </w:pPr>
            <w:r w:rsidRPr="00175A28">
              <w:rPr>
                <w:color w:val="C00000"/>
                <w:sz w:val="28"/>
                <w:szCs w:val="28"/>
              </w:rPr>
              <w:t>3.A</w:t>
            </w:r>
          </w:p>
        </w:tc>
        <w:tc>
          <w:tcPr>
            <w:tcW w:w="2028" w:type="dxa"/>
            <w:tcBorders>
              <w:top w:val="single" w:sz="4" w:space="0" w:color="000000"/>
              <w:left w:val="single" w:sz="4" w:space="0" w:color="000000"/>
              <w:bottom w:val="single" w:sz="4" w:space="0" w:color="000000"/>
              <w:right w:val="single" w:sz="4" w:space="0" w:color="000000"/>
            </w:tcBorders>
            <w:hideMark/>
          </w:tcPr>
          <w:p w:rsidR="00175A28" w:rsidRPr="00175A28" w:rsidRDefault="00175A28" w:rsidP="008D1D00">
            <w:pPr>
              <w:spacing w:after="0" w:line="288" w:lineRule="auto"/>
              <w:rPr>
                <w:color w:val="C00000"/>
                <w:sz w:val="28"/>
                <w:szCs w:val="28"/>
              </w:rPr>
            </w:pPr>
            <w:r w:rsidRPr="00175A28">
              <w:rPr>
                <w:color w:val="C00000"/>
                <w:sz w:val="28"/>
                <w:szCs w:val="28"/>
              </w:rPr>
              <w:t>4.D</w:t>
            </w:r>
          </w:p>
        </w:tc>
        <w:tc>
          <w:tcPr>
            <w:tcW w:w="1922" w:type="dxa"/>
            <w:tcBorders>
              <w:top w:val="single" w:sz="4" w:space="0" w:color="000000"/>
              <w:left w:val="single" w:sz="4" w:space="0" w:color="000000"/>
              <w:bottom w:val="single" w:sz="4" w:space="0" w:color="000000"/>
              <w:right w:val="single" w:sz="4" w:space="0" w:color="000000"/>
            </w:tcBorders>
            <w:hideMark/>
          </w:tcPr>
          <w:p w:rsidR="00175A28" w:rsidRPr="00175A28" w:rsidRDefault="00175A28" w:rsidP="008D1D00">
            <w:pPr>
              <w:spacing w:after="0" w:line="288" w:lineRule="auto"/>
              <w:rPr>
                <w:color w:val="C00000"/>
                <w:sz w:val="28"/>
                <w:szCs w:val="28"/>
              </w:rPr>
            </w:pPr>
            <w:r w:rsidRPr="00175A28">
              <w:rPr>
                <w:color w:val="C00000"/>
                <w:sz w:val="28"/>
                <w:szCs w:val="28"/>
              </w:rPr>
              <w:t>5.B</w:t>
            </w:r>
          </w:p>
        </w:tc>
      </w:tr>
    </w:tbl>
    <w:p w:rsidR="00175A28" w:rsidRDefault="00175A28" w:rsidP="008D1D00">
      <w:pPr>
        <w:spacing w:after="0" w:line="288" w:lineRule="auto"/>
        <w:rPr>
          <w:b/>
          <w:color w:val="0000FF"/>
          <w:sz w:val="28"/>
          <w:szCs w:val="28"/>
        </w:rPr>
      </w:pPr>
      <w:r>
        <w:rPr>
          <w:b/>
          <w:color w:val="0000FF"/>
          <w:sz w:val="28"/>
          <w:szCs w:val="28"/>
        </w:rPr>
        <w:t>II. Read the text and then choose the best answer A, B, C or 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19"/>
        <w:gridCol w:w="2027"/>
        <w:gridCol w:w="2027"/>
        <w:gridCol w:w="2028"/>
        <w:gridCol w:w="1922"/>
      </w:tblGrid>
      <w:tr w:rsidR="00175A28" w:rsidRPr="00175A28" w:rsidTr="00175A28">
        <w:trPr>
          <w:jc w:val="center"/>
        </w:trPr>
        <w:tc>
          <w:tcPr>
            <w:tcW w:w="1919" w:type="dxa"/>
            <w:tcBorders>
              <w:top w:val="single" w:sz="4" w:space="0" w:color="000000"/>
              <w:left w:val="single" w:sz="4" w:space="0" w:color="000000"/>
              <w:bottom w:val="single" w:sz="4" w:space="0" w:color="000000"/>
              <w:right w:val="single" w:sz="4" w:space="0" w:color="000000"/>
            </w:tcBorders>
            <w:hideMark/>
          </w:tcPr>
          <w:p w:rsidR="00175A28" w:rsidRPr="00175A28" w:rsidRDefault="00175A28" w:rsidP="008D1D00">
            <w:pPr>
              <w:spacing w:after="0" w:line="288" w:lineRule="auto"/>
              <w:rPr>
                <w:color w:val="C00000"/>
                <w:sz w:val="28"/>
                <w:szCs w:val="28"/>
              </w:rPr>
            </w:pPr>
            <w:r w:rsidRPr="00175A28">
              <w:rPr>
                <w:color w:val="C00000"/>
                <w:sz w:val="28"/>
                <w:szCs w:val="28"/>
              </w:rPr>
              <w:t>1.D</w:t>
            </w:r>
          </w:p>
        </w:tc>
        <w:tc>
          <w:tcPr>
            <w:tcW w:w="2027" w:type="dxa"/>
            <w:tcBorders>
              <w:top w:val="single" w:sz="4" w:space="0" w:color="000000"/>
              <w:left w:val="single" w:sz="4" w:space="0" w:color="000000"/>
              <w:bottom w:val="single" w:sz="4" w:space="0" w:color="000000"/>
              <w:right w:val="single" w:sz="4" w:space="0" w:color="000000"/>
            </w:tcBorders>
            <w:hideMark/>
          </w:tcPr>
          <w:p w:rsidR="00175A28" w:rsidRPr="00175A28" w:rsidRDefault="00175A28" w:rsidP="008D1D00">
            <w:pPr>
              <w:spacing w:after="0" w:line="288" w:lineRule="auto"/>
              <w:rPr>
                <w:color w:val="C00000"/>
                <w:sz w:val="28"/>
                <w:szCs w:val="28"/>
              </w:rPr>
            </w:pPr>
            <w:r w:rsidRPr="00175A28">
              <w:rPr>
                <w:color w:val="C00000"/>
                <w:sz w:val="28"/>
                <w:szCs w:val="28"/>
              </w:rPr>
              <w:t>2.B</w:t>
            </w:r>
          </w:p>
        </w:tc>
        <w:tc>
          <w:tcPr>
            <w:tcW w:w="2027" w:type="dxa"/>
            <w:tcBorders>
              <w:top w:val="single" w:sz="4" w:space="0" w:color="000000"/>
              <w:left w:val="single" w:sz="4" w:space="0" w:color="000000"/>
              <w:bottom w:val="single" w:sz="4" w:space="0" w:color="000000"/>
              <w:right w:val="single" w:sz="4" w:space="0" w:color="000000"/>
            </w:tcBorders>
            <w:hideMark/>
          </w:tcPr>
          <w:p w:rsidR="00175A28" w:rsidRPr="00175A28" w:rsidRDefault="00175A28" w:rsidP="008D1D00">
            <w:pPr>
              <w:spacing w:after="0" w:line="288" w:lineRule="auto"/>
              <w:rPr>
                <w:color w:val="C00000"/>
                <w:sz w:val="28"/>
                <w:szCs w:val="28"/>
              </w:rPr>
            </w:pPr>
            <w:r w:rsidRPr="00175A28">
              <w:rPr>
                <w:color w:val="C00000"/>
                <w:sz w:val="28"/>
                <w:szCs w:val="28"/>
              </w:rPr>
              <w:t>3.D</w:t>
            </w:r>
          </w:p>
        </w:tc>
        <w:tc>
          <w:tcPr>
            <w:tcW w:w="2028" w:type="dxa"/>
            <w:tcBorders>
              <w:top w:val="single" w:sz="4" w:space="0" w:color="000000"/>
              <w:left w:val="single" w:sz="4" w:space="0" w:color="000000"/>
              <w:bottom w:val="single" w:sz="4" w:space="0" w:color="000000"/>
              <w:right w:val="single" w:sz="4" w:space="0" w:color="000000"/>
            </w:tcBorders>
            <w:hideMark/>
          </w:tcPr>
          <w:p w:rsidR="00175A28" w:rsidRPr="00175A28" w:rsidRDefault="00175A28" w:rsidP="008D1D00">
            <w:pPr>
              <w:spacing w:after="0" w:line="288" w:lineRule="auto"/>
              <w:rPr>
                <w:color w:val="C00000"/>
                <w:sz w:val="28"/>
                <w:szCs w:val="28"/>
              </w:rPr>
            </w:pPr>
            <w:r w:rsidRPr="00175A28">
              <w:rPr>
                <w:color w:val="C00000"/>
                <w:sz w:val="28"/>
                <w:szCs w:val="28"/>
              </w:rPr>
              <w:t>4.A</w:t>
            </w:r>
          </w:p>
        </w:tc>
        <w:tc>
          <w:tcPr>
            <w:tcW w:w="1922" w:type="dxa"/>
            <w:tcBorders>
              <w:top w:val="single" w:sz="4" w:space="0" w:color="000000"/>
              <w:left w:val="single" w:sz="4" w:space="0" w:color="000000"/>
              <w:bottom w:val="single" w:sz="4" w:space="0" w:color="000000"/>
              <w:right w:val="single" w:sz="4" w:space="0" w:color="000000"/>
            </w:tcBorders>
            <w:hideMark/>
          </w:tcPr>
          <w:p w:rsidR="00175A28" w:rsidRPr="00175A28" w:rsidRDefault="00175A28" w:rsidP="008D1D00">
            <w:pPr>
              <w:spacing w:after="0" w:line="288" w:lineRule="auto"/>
              <w:rPr>
                <w:color w:val="C00000"/>
                <w:sz w:val="28"/>
                <w:szCs w:val="28"/>
              </w:rPr>
            </w:pPr>
            <w:r w:rsidRPr="00175A28">
              <w:rPr>
                <w:color w:val="C00000"/>
                <w:sz w:val="28"/>
                <w:szCs w:val="28"/>
              </w:rPr>
              <w:t>5.C</w:t>
            </w:r>
          </w:p>
        </w:tc>
      </w:tr>
    </w:tbl>
    <w:p w:rsidR="00175A28" w:rsidRDefault="00175A28" w:rsidP="008D1D00">
      <w:pPr>
        <w:spacing w:after="0" w:line="288" w:lineRule="auto"/>
        <w:rPr>
          <w:b/>
          <w:color w:val="0000FF"/>
          <w:sz w:val="28"/>
          <w:szCs w:val="28"/>
        </w:rPr>
      </w:pPr>
      <w:r>
        <w:rPr>
          <w:b/>
          <w:color w:val="0000FF"/>
          <w:sz w:val="28"/>
          <w:szCs w:val="28"/>
        </w:rPr>
        <w:t>III. Read the conversation and answer the questions.</w:t>
      </w:r>
    </w:p>
    <w:p w:rsidR="00175A28" w:rsidRDefault="00175A28" w:rsidP="008D1D00">
      <w:pPr>
        <w:tabs>
          <w:tab w:val="left" w:pos="426"/>
        </w:tabs>
        <w:spacing w:after="0" w:line="288" w:lineRule="auto"/>
        <w:jc w:val="both"/>
        <w:rPr>
          <w:color w:val="C00000"/>
          <w:sz w:val="28"/>
          <w:szCs w:val="28"/>
        </w:rPr>
      </w:pPr>
      <w:r>
        <w:rPr>
          <w:sz w:val="28"/>
          <w:szCs w:val="28"/>
        </w:rPr>
        <w:tab/>
      </w:r>
      <w:r>
        <w:rPr>
          <w:color w:val="C00000"/>
          <w:sz w:val="28"/>
          <w:szCs w:val="28"/>
        </w:rPr>
        <w:t>1. She went to Sa Pa</w:t>
      </w:r>
    </w:p>
    <w:p w:rsidR="00175A28" w:rsidRDefault="00175A28" w:rsidP="008D1D00">
      <w:pPr>
        <w:tabs>
          <w:tab w:val="left" w:pos="426"/>
        </w:tabs>
        <w:spacing w:after="0" w:line="288" w:lineRule="auto"/>
        <w:jc w:val="both"/>
        <w:rPr>
          <w:color w:val="C00000"/>
          <w:sz w:val="28"/>
          <w:szCs w:val="28"/>
        </w:rPr>
      </w:pPr>
      <w:r>
        <w:rPr>
          <w:color w:val="C00000"/>
          <w:sz w:val="28"/>
          <w:szCs w:val="28"/>
        </w:rPr>
        <w:tab/>
        <w:t>2. It took her only three hours</w:t>
      </w:r>
    </w:p>
    <w:p w:rsidR="00175A28" w:rsidRDefault="00175A28" w:rsidP="008D1D00">
      <w:pPr>
        <w:tabs>
          <w:tab w:val="left" w:pos="426"/>
        </w:tabs>
        <w:spacing w:after="0" w:line="288" w:lineRule="auto"/>
        <w:ind w:left="426"/>
        <w:jc w:val="both"/>
        <w:rPr>
          <w:color w:val="C00000"/>
          <w:sz w:val="28"/>
          <w:szCs w:val="28"/>
        </w:rPr>
      </w:pPr>
      <w:r>
        <w:rPr>
          <w:color w:val="C00000"/>
          <w:sz w:val="28"/>
          <w:szCs w:val="28"/>
        </w:rPr>
        <w:t>3. She visited the villages where the minority people live, the beautiful scenery there and at last she visited Sa Pa Market.</w:t>
      </w:r>
    </w:p>
    <w:p w:rsidR="00175A28" w:rsidRDefault="00175A28" w:rsidP="008D1D00">
      <w:pPr>
        <w:tabs>
          <w:tab w:val="left" w:pos="426"/>
        </w:tabs>
        <w:spacing w:after="0" w:line="288" w:lineRule="auto"/>
        <w:jc w:val="both"/>
        <w:rPr>
          <w:color w:val="C00000"/>
          <w:sz w:val="28"/>
          <w:szCs w:val="28"/>
        </w:rPr>
      </w:pPr>
      <w:r>
        <w:rPr>
          <w:color w:val="C00000"/>
          <w:sz w:val="28"/>
          <w:szCs w:val="28"/>
        </w:rPr>
        <w:tab/>
        <w:t>4. People can buy local products and nice costumes of the ethnic group.</w:t>
      </w:r>
    </w:p>
    <w:p w:rsidR="00FB7221" w:rsidRPr="00A025B8" w:rsidRDefault="00175A28" w:rsidP="008D1D00">
      <w:pPr>
        <w:tabs>
          <w:tab w:val="left" w:pos="426"/>
        </w:tabs>
        <w:spacing w:after="0" w:line="288" w:lineRule="auto"/>
        <w:jc w:val="both"/>
        <w:rPr>
          <w:color w:val="C00000"/>
          <w:sz w:val="28"/>
          <w:szCs w:val="28"/>
        </w:rPr>
      </w:pPr>
      <w:r>
        <w:rPr>
          <w:color w:val="C00000"/>
          <w:sz w:val="28"/>
          <w:szCs w:val="28"/>
        </w:rPr>
        <w:tab/>
        <w:t>5. She would like to go there one day</w:t>
      </w:r>
      <w:r>
        <w:rPr>
          <w:b/>
          <w:color w:val="FF0000"/>
          <w:sz w:val="28"/>
          <w:szCs w:val="28"/>
        </w:rPr>
        <w:tab/>
      </w:r>
      <w:r w:rsidR="00A025B8">
        <w:rPr>
          <w:color w:val="C00000"/>
          <w:sz w:val="28"/>
          <w:szCs w:val="28"/>
        </w:rPr>
        <w:t xml:space="preserve"> </w:t>
      </w:r>
    </w:p>
    <w:p w:rsidR="00A025B8" w:rsidRDefault="00A025B8" w:rsidP="008D1D00">
      <w:pPr>
        <w:spacing w:after="0" w:line="288" w:lineRule="auto"/>
        <w:jc w:val="both"/>
        <w:rPr>
          <w:b/>
          <w:color w:val="FF0000"/>
          <w:sz w:val="28"/>
          <w:szCs w:val="28"/>
        </w:rPr>
      </w:pPr>
    </w:p>
    <w:p w:rsidR="00FB7221" w:rsidRDefault="008D1D00" w:rsidP="008D1D00">
      <w:pPr>
        <w:spacing w:after="0" w:line="288" w:lineRule="auto"/>
        <w:jc w:val="both"/>
        <w:rPr>
          <w:b/>
          <w:color w:val="FF0000"/>
          <w:sz w:val="28"/>
          <w:szCs w:val="28"/>
        </w:rPr>
      </w:pPr>
      <w:r>
        <w:rPr>
          <w:rFonts w:ascii="Calibri" w:hAnsi="Calibri" w:cs="Calibri"/>
          <w:b/>
          <w:color w:val="FF0000"/>
          <w:sz w:val="28"/>
          <w:szCs w:val="28"/>
        </w:rPr>
        <w:t>❼</w:t>
      </w:r>
      <w:r w:rsidR="00FB7221">
        <w:rPr>
          <w:b/>
          <w:color w:val="FF0000"/>
          <w:sz w:val="28"/>
          <w:szCs w:val="28"/>
        </w:rPr>
        <w:t>. WRITING</w:t>
      </w:r>
    </w:p>
    <w:p w:rsidR="00FB7221" w:rsidRDefault="00FB7221" w:rsidP="008D1D00">
      <w:pPr>
        <w:spacing w:after="0" w:line="288" w:lineRule="auto"/>
        <w:rPr>
          <w:b/>
          <w:color w:val="0000FF"/>
          <w:sz w:val="28"/>
          <w:szCs w:val="28"/>
        </w:rPr>
      </w:pPr>
      <w:r>
        <w:rPr>
          <w:b/>
          <w:color w:val="0000FF"/>
          <w:sz w:val="28"/>
          <w:szCs w:val="28"/>
        </w:rPr>
        <w:t xml:space="preserve">I. Write questions for the underlined parts. </w:t>
      </w:r>
    </w:p>
    <w:p w:rsidR="00FB7221" w:rsidRDefault="00FB7221" w:rsidP="008D1D00">
      <w:pPr>
        <w:tabs>
          <w:tab w:val="left" w:pos="360"/>
          <w:tab w:val="left" w:pos="4680"/>
        </w:tabs>
        <w:spacing w:after="0" w:line="288" w:lineRule="auto"/>
        <w:rPr>
          <w:color w:val="C00000"/>
          <w:sz w:val="28"/>
          <w:szCs w:val="28"/>
        </w:rPr>
      </w:pPr>
      <w:r>
        <w:rPr>
          <w:sz w:val="28"/>
          <w:szCs w:val="28"/>
        </w:rPr>
        <w:tab/>
      </w:r>
      <w:r>
        <w:rPr>
          <w:color w:val="C00000"/>
          <w:sz w:val="28"/>
          <w:szCs w:val="28"/>
        </w:rPr>
        <w:t>1. Who did you go to the cinema with?</w:t>
      </w:r>
      <w:r>
        <w:rPr>
          <w:color w:val="C00000"/>
          <w:sz w:val="28"/>
          <w:szCs w:val="28"/>
        </w:rPr>
        <w:tab/>
      </w:r>
    </w:p>
    <w:p w:rsidR="00FB7221" w:rsidRDefault="00FB7221" w:rsidP="008D1D00">
      <w:pPr>
        <w:tabs>
          <w:tab w:val="left" w:pos="360"/>
          <w:tab w:val="left" w:pos="4680"/>
        </w:tabs>
        <w:spacing w:after="0" w:line="288" w:lineRule="auto"/>
        <w:rPr>
          <w:color w:val="C00000"/>
          <w:sz w:val="28"/>
          <w:szCs w:val="28"/>
        </w:rPr>
      </w:pPr>
      <w:r>
        <w:rPr>
          <w:color w:val="C00000"/>
          <w:sz w:val="28"/>
          <w:szCs w:val="28"/>
        </w:rPr>
        <w:tab/>
        <w:t>2.</w:t>
      </w:r>
      <w:r w:rsidR="00A025B8">
        <w:rPr>
          <w:color w:val="C00000"/>
          <w:sz w:val="28"/>
          <w:szCs w:val="28"/>
        </w:rPr>
        <w:t xml:space="preserve"> </w:t>
      </w:r>
      <w:r>
        <w:rPr>
          <w:color w:val="C00000"/>
          <w:sz w:val="28"/>
          <w:szCs w:val="28"/>
        </w:rPr>
        <w:t>How long did you stay in New Zealand?</w:t>
      </w:r>
      <w:r>
        <w:rPr>
          <w:color w:val="C00000"/>
          <w:sz w:val="28"/>
          <w:szCs w:val="28"/>
        </w:rPr>
        <w:tab/>
      </w:r>
      <w:r>
        <w:rPr>
          <w:color w:val="C00000"/>
          <w:sz w:val="28"/>
          <w:szCs w:val="28"/>
        </w:rPr>
        <w:tab/>
      </w:r>
    </w:p>
    <w:p w:rsidR="00FB7221" w:rsidRDefault="00FB7221" w:rsidP="008D1D00">
      <w:pPr>
        <w:tabs>
          <w:tab w:val="left" w:pos="360"/>
          <w:tab w:val="left" w:pos="4680"/>
        </w:tabs>
        <w:spacing w:after="0" w:line="288" w:lineRule="auto"/>
        <w:rPr>
          <w:color w:val="C00000"/>
          <w:sz w:val="28"/>
          <w:szCs w:val="28"/>
        </w:rPr>
      </w:pPr>
      <w:r>
        <w:rPr>
          <w:color w:val="C00000"/>
          <w:sz w:val="28"/>
          <w:szCs w:val="28"/>
        </w:rPr>
        <w:tab/>
        <w:t>3.</w:t>
      </w:r>
      <w:r w:rsidR="00A025B8">
        <w:rPr>
          <w:color w:val="C00000"/>
          <w:sz w:val="28"/>
          <w:szCs w:val="28"/>
        </w:rPr>
        <w:t xml:space="preserve"> </w:t>
      </w:r>
      <w:r>
        <w:rPr>
          <w:color w:val="C00000"/>
          <w:sz w:val="28"/>
          <w:szCs w:val="28"/>
        </w:rPr>
        <w:t>Why did she call the firemen?</w:t>
      </w:r>
      <w:r>
        <w:rPr>
          <w:color w:val="C00000"/>
          <w:sz w:val="28"/>
          <w:szCs w:val="28"/>
        </w:rPr>
        <w:tab/>
      </w:r>
      <w:r>
        <w:rPr>
          <w:color w:val="C00000"/>
          <w:sz w:val="28"/>
          <w:szCs w:val="28"/>
        </w:rPr>
        <w:tab/>
      </w:r>
    </w:p>
    <w:p w:rsidR="00FB7221" w:rsidRDefault="00FB7221" w:rsidP="008D1D00">
      <w:pPr>
        <w:tabs>
          <w:tab w:val="left" w:pos="360"/>
          <w:tab w:val="left" w:pos="4680"/>
        </w:tabs>
        <w:spacing w:after="0" w:line="288" w:lineRule="auto"/>
        <w:rPr>
          <w:color w:val="C00000"/>
          <w:sz w:val="28"/>
          <w:szCs w:val="28"/>
        </w:rPr>
      </w:pPr>
      <w:r>
        <w:rPr>
          <w:color w:val="C00000"/>
          <w:sz w:val="28"/>
          <w:szCs w:val="28"/>
        </w:rPr>
        <w:tab/>
        <w:t>4.</w:t>
      </w:r>
      <w:r w:rsidR="00A025B8">
        <w:rPr>
          <w:color w:val="C00000"/>
          <w:sz w:val="28"/>
          <w:szCs w:val="28"/>
        </w:rPr>
        <w:t xml:space="preserve"> </w:t>
      </w:r>
      <w:r>
        <w:rPr>
          <w:color w:val="C00000"/>
          <w:sz w:val="28"/>
          <w:szCs w:val="28"/>
        </w:rPr>
        <w:t>How many kilos of oranges did you buy?</w:t>
      </w:r>
      <w:r>
        <w:rPr>
          <w:color w:val="C00000"/>
          <w:sz w:val="28"/>
          <w:szCs w:val="28"/>
        </w:rPr>
        <w:tab/>
      </w:r>
    </w:p>
    <w:p w:rsidR="00FB7221" w:rsidRDefault="00FB7221" w:rsidP="008D1D00">
      <w:pPr>
        <w:tabs>
          <w:tab w:val="left" w:pos="360"/>
        </w:tabs>
        <w:spacing w:after="0" w:line="288" w:lineRule="auto"/>
        <w:rPr>
          <w:color w:val="C00000"/>
          <w:sz w:val="28"/>
          <w:szCs w:val="28"/>
        </w:rPr>
      </w:pPr>
      <w:r>
        <w:rPr>
          <w:color w:val="C00000"/>
          <w:sz w:val="28"/>
          <w:szCs w:val="28"/>
        </w:rPr>
        <w:tab/>
        <w:t>5.</w:t>
      </w:r>
      <w:r w:rsidR="00A025B8">
        <w:rPr>
          <w:color w:val="C00000"/>
          <w:sz w:val="28"/>
          <w:szCs w:val="28"/>
        </w:rPr>
        <w:t xml:space="preserve"> </w:t>
      </w:r>
      <w:r>
        <w:rPr>
          <w:color w:val="C00000"/>
          <w:sz w:val="28"/>
          <w:szCs w:val="28"/>
        </w:rPr>
        <w:t>Whom did John write about?</w:t>
      </w:r>
      <w:r>
        <w:rPr>
          <w:color w:val="C00000"/>
          <w:sz w:val="28"/>
          <w:szCs w:val="28"/>
        </w:rPr>
        <w:tab/>
      </w:r>
    </w:p>
    <w:p w:rsidR="00FB7221" w:rsidRDefault="00FB7221" w:rsidP="008D1D00">
      <w:pPr>
        <w:tabs>
          <w:tab w:val="left" w:pos="360"/>
        </w:tabs>
        <w:spacing w:after="0" w:line="288" w:lineRule="auto"/>
        <w:rPr>
          <w:color w:val="C00000"/>
          <w:sz w:val="28"/>
          <w:szCs w:val="28"/>
        </w:rPr>
      </w:pPr>
      <w:r>
        <w:rPr>
          <w:color w:val="C00000"/>
          <w:sz w:val="28"/>
          <w:szCs w:val="28"/>
        </w:rPr>
        <w:tab/>
        <w:t>6. What did you do last night?</w:t>
      </w:r>
    </w:p>
    <w:p w:rsidR="00FB7221" w:rsidRDefault="00FB7221" w:rsidP="008D1D00">
      <w:pPr>
        <w:tabs>
          <w:tab w:val="left" w:pos="360"/>
          <w:tab w:val="left" w:pos="4680"/>
        </w:tabs>
        <w:spacing w:after="0" w:line="288" w:lineRule="auto"/>
        <w:rPr>
          <w:color w:val="C00000"/>
          <w:sz w:val="28"/>
          <w:szCs w:val="28"/>
        </w:rPr>
      </w:pPr>
      <w:r>
        <w:rPr>
          <w:color w:val="C00000"/>
          <w:sz w:val="28"/>
          <w:szCs w:val="28"/>
        </w:rPr>
        <w:tab/>
        <w:t>7. What did she make for her mother?</w:t>
      </w:r>
    </w:p>
    <w:p w:rsidR="00FB7221" w:rsidRDefault="00FB7221" w:rsidP="008D1D00">
      <w:pPr>
        <w:tabs>
          <w:tab w:val="left" w:pos="360"/>
          <w:tab w:val="left" w:pos="4680"/>
        </w:tabs>
        <w:spacing w:after="0" w:line="288" w:lineRule="auto"/>
        <w:rPr>
          <w:color w:val="C00000"/>
          <w:sz w:val="28"/>
          <w:szCs w:val="28"/>
        </w:rPr>
      </w:pPr>
      <w:r>
        <w:rPr>
          <w:color w:val="C00000"/>
          <w:sz w:val="28"/>
          <w:szCs w:val="28"/>
        </w:rPr>
        <w:tab/>
        <w:t>8. Whom did Susan give the money to?</w:t>
      </w:r>
    </w:p>
    <w:p w:rsidR="00FB7221" w:rsidRDefault="00FB7221" w:rsidP="008D1D00">
      <w:pPr>
        <w:tabs>
          <w:tab w:val="left" w:pos="360"/>
          <w:tab w:val="left" w:pos="4680"/>
        </w:tabs>
        <w:spacing w:after="0" w:line="288" w:lineRule="auto"/>
        <w:rPr>
          <w:color w:val="C00000"/>
          <w:sz w:val="28"/>
          <w:szCs w:val="28"/>
        </w:rPr>
      </w:pPr>
      <w:r>
        <w:rPr>
          <w:color w:val="C00000"/>
          <w:sz w:val="28"/>
          <w:szCs w:val="28"/>
        </w:rPr>
        <w:tab/>
        <w:t>9. How did you go to school?</w:t>
      </w:r>
    </w:p>
    <w:p w:rsidR="00FB7221" w:rsidRDefault="00FB7221" w:rsidP="008D1D00">
      <w:pPr>
        <w:tabs>
          <w:tab w:val="left" w:pos="360"/>
        </w:tabs>
        <w:spacing w:after="0" w:line="288" w:lineRule="auto"/>
        <w:rPr>
          <w:color w:val="C00000"/>
          <w:sz w:val="28"/>
          <w:szCs w:val="28"/>
        </w:rPr>
      </w:pPr>
      <w:r>
        <w:rPr>
          <w:color w:val="C00000"/>
          <w:sz w:val="28"/>
          <w:szCs w:val="28"/>
        </w:rPr>
        <w:tab/>
        <w:t>10. Why were you tired yesterdayevening?</w:t>
      </w:r>
    </w:p>
    <w:p w:rsidR="00FB7221" w:rsidRDefault="00FB7221" w:rsidP="008D1D00">
      <w:pPr>
        <w:tabs>
          <w:tab w:val="left" w:pos="360"/>
        </w:tabs>
        <w:spacing w:after="0" w:line="288" w:lineRule="auto"/>
        <w:jc w:val="both"/>
        <w:rPr>
          <w:b/>
          <w:color w:val="0000FF"/>
          <w:sz w:val="28"/>
          <w:szCs w:val="28"/>
        </w:rPr>
      </w:pPr>
      <w:r>
        <w:rPr>
          <w:b/>
          <w:color w:val="0000FF"/>
          <w:sz w:val="28"/>
          <w:szCs w:val="28"/>
        </w:rPr>
        <w:t>II.</w:t>
      </w:r>
      <w:r>
        <w:rPr>
          <w:b/>
          <w:color w:val="0000FF"/>
          <w:sz w:val="28"/>
          <w:szCs w:val="28"/>
        </w:rPr>
        <w:tab/>
        <w:t>Write the second sentence so that it has a similar meaning to the first one.</w:t>
      </w:r>
    </w:p>
    <w:p w:rsidR="00FB7221" w:rsidRDefault="00FB7221" w:rsidP="008D1D00">
      <w:pPr>
        <w:tabs>
          <w:tab w:val="left" w:pos="426"/>
        </w:tabs>
        <w:spacing w:after="0" w:line="288" w:lineRule="auto"/>
        <w:jc w:val="both"/>
        <w:rPr>
          <w:color w:val="C00000"/>
          <w:sz w:val="28"/>
          <w:szCs w:val="28"/>
        </w:rPr>
      </w:pPr>
      <w:r>
        <w:rPr>
          <w:sz w:val="28"/>
          <w:szCs w:val="28"/>
        </w:rPr>
        <w:tab/>
      </w:r>
      <w:r>
        <w:rPr>
          <w:color w:val="C00000"/>
          <w:sz w:val="28"/>
          <w:szCs w:val="28"/>
        </w:rPr>
        <w:t>1. What a beautiful village!</w:t>
      </w:r>
    </w:p>
    <w:p w:rsidR="00FB7221" w:rsidRDefault="00FB7221" w:rsidP="008D1D00">
      <w:pPr>
        <w:tabs>
          <w:tab w:val="left" w:pos="426"/>
        </w:tabs>
        <w:spacing w:after="0" w:line="288" w:lineRule="auto"/>
        <w:jc w:val="both"/>
        <w:rPr>
          <w:color w:val="C00000"/>
          <w:sz w:val="28"/>
          <w:szCs w:val="28"/>
        </w:rPr>
      </w:pPr>
      <w:r>
        <w:rPr>
          <w:color w:val="C00000"/>
          <w:sz w:val="28"/>
          <w:szCs w:val="28"/>
        </w:rPr>
        <w:tab/>
        <w:t>2.</w:t>
      </w:r>
      <w:r w:rsidR="00A025B8">
        <w:rPr>
          <w:color w:val="C00000"/>
          <w:sz w:val="28"/>
          <w:szCs w:val="28"/>
        </w:rPr>
        <w:t xml:space="preserve"> </w:t>
      </w:r>
      <w:r>
        <w:rPr>
          <w:color w:val="C00000"/>
          <w:sz w:val="28"/>
          <w:szCs w:val="28"/>
        </w:rPr>
        <w:t>When did you build this stilt house?</w:t>
      </w:r>
    </w:p>
    <w:p w:rsidR="00FB7221" w:rsidRDefault="00FB7221" w:rsidP="008D1D00">
      <w:pPr>
        <w:tabs>
          <w:tab w:val="left" w:pos="426"/>
        </w:tabs>
        <w:spacing w:after="0" w:line="288" w:lineRule="auto"/>
        <w:jc w:val="both"/>
        <w:rPr>
          <w:color w:val="C00000"/>
          <w:sz w:val="28"/>
          <w:szCs w:val="28"/>
        </w:rPr>
      </w:pPr>
      <w:r>
        <w:rPr>
          <w:color w:val="C00000"/>
          <w:sz w:val="28"/>
          <w:szCs w:val="28"/>
        </w:rPr>
        <w:tab/>
        <w:t>3.</w:t>
      </w:r>
      <w:r w:rsidR="00A025B8">
        <w:rPr>
          <w:color w:val="C00000"/>
          <w:sz w:val="28"/>
          <w:szCs w:val="28"/>
        </w:rPr>
        <w:t xml:space="preserve"> </w:t>
      </w:r>
      <w:r>
        <w:rPr>
          <w:color w:val="C00000"/>
          <w:sz w:val="28"/>
          <w:szCs w:val="28"/>
        </w:rPr>
        <w:t>It’s more convenient to live in a big city than to live in a village.</w:t>
      </w:r>
    </w:p>
    <w:p w:rsidR="00FB7221" w:rsidRDefault="00FB7221" w:rsidP="008D1D00">
      <w:pPr>
        <w:tabs>
          <w:tab w:val="left" w:pos="426"/>
        </w:tabs>
        <w:spacing w:after="0" w:line="288" w:lineRule="auto"/>
        <w:jc w:val="both"/>
        <w:rPr>
          <w:color w:val="C00000"/>
          <w:sz w:val="28"/>
          <w:szCs w:val="28"/>
        </w:rPr>
      </w:pPr>
      <w:r>
        <w:rPr>
          <w:color w:val="C00000"/>
          <w:sz w:val="28"/>
          <w:szCs w:val="28"/>
        </w:rPr>
        <w:tab/>
        <w:t>4.</w:t>
      </w:r>
      <w:r w:rsidR="00A025B8">
        <w:rPr>
          <w:color w:val="C00000"/>
          <w:sz w:val="28"/>
          <w:szCs w:val="28"/>
        </w:rPr>
        <w:t xml:space="preserve"> </w:t>
      </w:r>
      <w:r>
        <w:rPr>
          <w:color w:val="C00000"/>
          <w:sz w:val="28"/>
          <w:szCs w:val="28"/>
        </w:rPr>
        <w:t>What is his address?</w:t>
      </w:r>
    </w:p>
    <w:p w:rsidR="00FB7221" w:rsidRDefault="00FB7221" w:rsidP="008D1D00">
      <w:pPr>
        <w:tabs>
          <w:tab w:val="left" w:pos="426"/>
        </w:tabs>
        <w:spacing w:after="0" w:line="288" w:lineRule="auto"/>
        <w:jc w:val="both"/>
        <w:rPr>
          <w:color w:val="C00000"/>
          <w:sz w:val="28"/>
          <w:szCs w:val="28"/>
        </w:rPr>
      </w:pPr>
      <w:r>
        <w:rPr>
          <w:color w:val="C00000"/>
          <w:sz w:val="28"/>
          <w:szCs w:val="28"/>
        </w:rPr>
        <w:tab/>
        <w:t>5.</w:t>
      </w:r>
      <w:r w:rsidR="00A025B8">
        <w:rPr>
          <w:color w:val="C00000"/>
          <w:sz w:val="28"/>
          <w:szCs w:val="28"/>
        </w:rPr>
        <w:t xml:space="preserve"> </w:t>
      </w:r>
      <w:r>
        <w:rPr>
          <w:color w:val="C00000"/>
          <w:sz w:val="28"/>
          <w:szCs w:val="28"/>
        </w:rPr>
        <w:t>In spite of being poor/ their poverty, the villagers live a happy and healthy way.</w:t>
      </w:r>
    </w:p>
    <w:p w:rsidR="00FB7221" w:rsidRDefault="00FB7221" w:rsidP="008D1D00">
      <w:pPr>
        <w:tabs>
          <w:tab w:val="left" w:pos="426"/>
        </w:tabs>
        <w:spacing w:after="0" w:line="288" w:lineRule="auto"/>
        <w:jc w:val="both"/>
        <w:rPr>
          <w:color w:val="C00000"/>
          <w:sz w:val="28"/>
          <w:szCs w:val="28"/>
        </w:rPr>
      </w:pPr>
      <w:r>
        <w:rPr>
          <w:color w:val="C00000"/>
          <w:sz w:val="28"/>
          <w:szCs w:val="28"/>
        </w:rPr>
        <w:tab/>
        <w:t>6.</w:t>
      </w:r>
      <w:r w:rsidR="00A025B8">
        <w:rPr>
          <w:color w:val="C00000"/>
          <w:sz w:val="28"/>
          <w:szCs w:val="28"/>
        </w:rPr>
        <w:t xml:space="preserve"> </w:t>
      </w:r>
      <w:r>
        <w:rPr>
          <w:color w:val="C00000"/>
          <w:sz w:val="28"/>
          <w:szCs w:val="28"/>
        </w:rPr>
        <w:t>Could you tell me what the local people said?</w:t>
      </w:r>
    </w:p>
    <w:p w:rsidR="00FB7221" w:rsidRDefault="00FB7221" w:rsidP="008D1D00">
      <w:pPr>
        <w:tabs>
          <w:tab w:val="left" w:pos="426"/>
        </w:tabs>
        <w:spacing w:after="0" w:line="288" w:lineRule="auto"/>
        <w:jc w:val="both"/>
        <w:rPr>
          <w:color w:val="C00000"/>
          <w:sz w:val="28"/>
          <w:szCs w:val="28"/>
        </w:rPr>
      </w:pPr>
      <w:r>
        <w:rPr>
          <w:color w:val="C00000"/>
          <w:sz w:val="28"/>
          <w:szCs w:val="28"/>
        </w:rPr>
        <w:tab/>
        <w:t>7. I find romantic films more interesting than war films.</w:t>
      </w:r>
    </w:p>
    <w:p w:rsidR="00FB7221" w:rsidRDefault="00FB7221" w:rsidP="008D1D00">
      <w:pPr>
        <w:tabs>
          <w:tab w:val="left" w:pos="426"/>
        </w:tabs>
        <w:spacing w:after="0" w:line="288" w:lineRule="auto"/>
        <w:jc w:val="both"/>
        <w:rPr>
          <w:color w:val="C00000"/>
          <w:sz w:val="28"/>
          <w:szCs w:val="28"/>
        </w:rPr>
      </w:pPr>
      <w:r>
        <w:rPr>
          <w:color w:val="C00000"/>
          <w:sz w:val="28"/>
          <w:szCs w:val="28"/>
        </w:rPr>
        <w:tab/>
        <w:t>8.</w:t>
      </w:r>
      <w:r w:rsidR="00A025B8">
        <w:rPr>
          <w:color w:val="C00000"/>
          <w:sz w:val="28"/>
          <w:szCs w:val="28"/>
        </w:rPr>
        <w:t xml:space="preserve"> </w:t>
      </w:r>
      <w:r>
        <w:rPr>
          <w:color w:val="C00000"/>
          <w:sz w:val="28"/>
          <w:szCs w:val="28"/>
        </w:rPr>
        <w:t>A lot of people travel from Oxford to London by train every day.</w:t>
      </w:r>
    </w:p>
    <w:p w:rsidR="00FB7221" w:rsidRDefault="00FB7221" w:rsidP="008D1D00">
      <w:pPr>
        <w:tabs>
          <w:tab w:val="left" w:pos="426"/>
        </w:tabs>
        <w:spacing w:after="0" w:line="288" w:lineRule="auto"/>
        <w:jc w:val="both"/>
        <w:rPr>
          <w:color w:val="C00000"/>
          <w:sz w:val="28"/>
          <w:szCs w:val="28"/>
        </w:rPr>
      </w:pPr>
      <w:r>
        <w:rPr>
          <w:color w:val="C00000"/>
          <w:sz w:val="28"/>
          <w:szCs w:val="28"/>
        </w:rPr>
        <w:tab/>
        <w:t>9.</w:t>
      </w:r>
      <w:r w:rsidR="00A025B8">
        <w:rPr>
          <w:color w:val="C00000"/>
          <w:sz w:val="28"/>
          <w:szCs w:val="28"/>
        </w:rPr>
        <w:t xml:space="preserve"> </w:t>
      </w:r>
      <w:r>
        <w:rPr>
          <w:color w:val="C00000"/>
          <w:sz w:val="28"/>
          <w:szCs w:val="28"/>
        </w:rPr>
        <w:t xml:space="preserve">Why don’t we ask the local people for help? / </w:t>
      </w:r>
    </w:p>
    <w:p w:rsidR="00FB7221" w:rsidRDefault="00FB7221" w:rsidP="008D1D00">
      <w:pPr>
        <w:tabs>
          <w:tab w:val="left" w:pos="426"/>
        </w:tabs>
        <w:spacing w:after="0" w:line="288" w:lineRule="auto"/>
        <w:jc w:val="both"/>
        <w:rPr>
          <w:color w:val="C00000"/>
          <w:sz w:val="28"/>
          <w:szCs w:val="28"/>
        </w:rPr>
      </w:pPr>
      <w:r>
        <w:rPr>
          <w:color w:val="C00000"/>
          <w:sz w:val="28"/>
          <w:szCs w:val="28"/>
        </w:rPr>
        <w:tab/>
      </w:r>
      <w:r>
        <w:rPr>
          <w:color w:val="C00000"/>
          <w:sz w:val="28"/>
          <w:szCs w:val="28"/>
        </w:rPr>
        <w:tab/>
        <w:t>Why not ask the local people for help?</w:t>
      </w:r>
    </w:p>
    <w:p w:rsidR="00FB7221" w:rsidRDefault="00FB7221" w:rsidP="008D1D00">
      <w:pPr>
        <w:tabs>
          <w:tab w:val="left" w:pos="426"/>
        </w:tabs>
        <w:spacing w:after="0" w:line="288" w:lineRule="auto"/>
        <w:jc w:val="both"/>
        <w:rPr>
          <w:color w:val="C00000"/>
          <w:sz w:val="28"/>
          <w:szCs w:val="28"/>
        </w:rPr>
      </w:pPr>
      <w:r>
        <w:rPr>
          <w:color w:val="C00000"/>
          <w:sz w:val="28"/>
          <w:szCs w:val="28"/>
        </w:rPr>
        <w:tab/>
        <w:t>10.</w:t>
      </w:r>
      <w:r w:rsidR="00A025B8">
        <w:rPr>
          <w:color w:val="C00000"/>
          <w:sz w:val="28"/>
          <w:szCs w:val="28"/>
        </w:rPr>
        <w:t xml:space="preserve"> </w:t>
      </w:r>
      <w:r>
        <w:rPr>
          <w:color w:val="C00000"/>
          <w:sz w:val="28"/>
          <w:szCs w:val="28"/>
        </w:rPr>
        <w:t>Does the La Chi’s largest apartment have an ancestral altar?</w:t>
      </w:r>
    </w:p>
    <w:p w:rsidR="00FB7221" w:rsidRDefault="00FB7221" w:rsidP="008D1D00">
      <w:pPr>
        <w:tabs>
          <w:tab w:val="left" w:pos="360"/>
        </w:tabs>
        <w:spacing w:after="0" w:line="288" w:lineRule="auto"/>
        <w:jc w:val="both"/>
        <w:rPr>
          <w:b/>
          <w:color w:val="0000FF"/>
          <w:sz w:val="28"/>
          <w:szCs w:val="28"/>
        </w:rPr>
      </w:pPr>
      <w:r>
        <w:rPr>
          <w:b/>
          <w:color w:val="0000FF"/>
          <w:sz w:val="28"/>
          <w:szCs w:val="28"/>
        </w:rPr>
        <w:t>III. Reorder the words to make sentences.</w:t>
      </w:r>
    </w:p>
    <w:p w:rsidR="00FB7221" w:rsidRDefault="00FB7221" w:rsidP="008D1D00">
      <w:pPr>
        <w:tabs>
          <w:tab w:val="left" w:pos="426"/>
        </w:tabs>
        <w:spacing w:after="0" w:line="288" w:lineRule="auto"/>
        <w:jc w:val="both"/>
        <w:rPr>
          <w:color w:val="C00000"/>
          <w:sz w:val="28"/>
          <w:szCs w:val="28"/>
        </w:rPr>
      </w:pPr>
      <w:r>
        <w:rPr>
          <w:sz w:val="28"/>
          <w:szCs w:val="28"/>
        </w:rPr>
        <w:tab/>
      </w:r>
      <w:r>
        <w:rPr>
          <w:color w:val="C00000"/>
          <w:sz w:val="28"/>
          <w:szCs w:val="28"/>
        </w:rPr>
        <w:t>1. Vietnam is a multiethnic country with 54 ethnic groups.</w:t>
      </w:r>
    </w:p>
    <w:p w:rsidR="00FB7221" w:rsidRDefault="00FB7221" w:rsidP="008D1D00">
      <w:pPr>
        <w:tabs>
          <w:tab w:val="left" w:pos="426"/>
        </w:tabs>
        <w:spacing w:after="0" w:line="288" w:lineRule="auto"/>
        <w:jc w:val="both"/>
        <w:rPr>
          <w:color w:val="C00000"/>
          <w:sz w:val="28"/>
          <w:szCs w:val="28"/>
        </w:rPr>
      </w:pPr>
      <w:r>
        <w:rPr>
          <w:color w:val="C00000"/>
          <w:sz w:val="28"/>
          <w:szCs w:val="28"/>
        </w:rPr>
        <w:tab/>
        <w:t>2.</w:t>
      </w:r>
      <w:r w:rsidR="00A025B8">
        <w:rPr>
          <w:color w:val="C00000"/>
          <w:sz w:val="28"/>
          <w:szCs w:val="28"/>
        </w:rPr>
        <w:t xml:space="preserve"> </w:t>
      </w:r>
      <w:r>
        <w:rPr>
          <w:color w:val="C00000"/>
          <w:sz w:val="28"/>
          <w:szCs w:val="28"/>
        </w:rPr>
        <w:t>Ethnic minorities make up about 15 percent of the population of Vietnam.</w:t>
      </w:r>
    </w:p>
    <w:p w:rsidR="00FB7221" w:rsidRDefault="00FB7221" w:rsidP="008D1D00">
      <w:pPr>
        <w:tabs>
          <w:tab w:val="left" w:pos="426"/>
        </w:tabs>
        <w:spacing w:after="0" w:line="288" w:lineRule="auto"/>
        <w:jc w:val="both"/>
        <w:rPr>
          <w:color w:val="C00000"/>
          <w:sz w:val="28"/>
          <w:szCs w:val="28"/>
        </w:rPr>
      </w:pPr>
      <w:r>
        <w:rPr>
          <w:color w:val="C00000"/>
          <w:sz w:val="28"/>
          <w:szCs w:val="28"/>
        </w:rPr>
        <w:tab/>
        <w:t>3.</w:t>
      </w:r>
      <w:r w:rsidR="00A025B8">
        <w:rPr>
          <w:color w:val="C00000"/>
          <w:sz w:val="28"/>
          <w:szCs w:val="28"/>
        </w:rPr>
        <w:t xml:space="preserve"> </w:t>
      </w:r>
      <w:r>
        <w:rPr>
          <w:color w:val="C00000"/>
          <w:sz w:val="28"/>
          <w:szCs w:val="28"/>
        </w:rPr>
        <w:t>Most of the ethnic minorities live in the mountainous areas in the north.</w:t>
      </w:r>
    </w:p>
    <w:p w:rsidR="00FB7221" w:rsidRDefault="00FB7221" w:rsidP="008D1D00">
      <w:pPr>
        <w:tabs>
          <w:tab w:val="left" w:pos="426"/>
        </w:tabs>
        <w:spacing w:after="0" w:line="288" w:lineRule="auto"/>
        <w:jc w:val="both"/>
        <w:rPr>
          <w:color w:val="C00000"/>
          <w:sz w:val="28"/>
          <w:szCs w:val="28"/>
        </w:rPr>
      </w:pPr>
      <w:r>
        <w:rPr>
          <w:color w:val="C00000"/>
          <w:sz w:val="28"/>
          <w:szCs w:val="28"/>
        </w:rPr>
        <w:tab/>
        <w:t>4.</w:t>
      </w:r>
      <w:r w:rsidR="00A025B8">
        <w:rPr>
          <w:color w:val="C00000"/>
          <w:sz w:val="28"/>
          <w:szCs w:val="28"/>
        </w:rPr>
        <w:t xml:space="preserve"> </w:t>
      </w:r>
      <w:r>
        <w:rPr>
          <w:color w:val="C00000"/>
          <w:sz w:val="28"/>
          <w:szCs w:val="28"/>
        </w:rPr>
        <w:t>The Tay are the second largest ethnic group in Vietnam.</w:t>
      </w:r>
    </w:p>
    <w:p w:rsidR="00FB7221" w:rsidRDefault="00FB7221" w:rsidP="008D1D00">
      <w:pPr>
        <w:tabs>
          <w:tab w:val="left" w:pos="426"/>
        </w:tabs>
        <w:spacing w:after="0" w:line="288" w:lineRule="auto"/>
        <w:ind w:left="720" w:hanging="720"/>
        <w:jc w:val="both"/>
        <w:rPr>
          <w:color w:val="C00000"/>
          <w:sz w:val="28"/>
          <w:szCs w:val="28"/>
        </w:rPr>
      </w:pPr>
      <w:r>
        <w:rPr>
          <w:color w:val="C00000"/>
          <w:sz w:val="28"/>
          <w:szCs w:val="28"/>
        </w:rPr>
        <w:tab/>
        <w:t>5.</w:t>
      </w:r>
      <w:r w:rsidR="00A025B8">
        <w:rPr>
          <w:color w:val="C00000"/>
          <w:sz w:val="28"/>
          <w:szCs w:val="28"/>
        </w:rPr>
        <w:t xml:space="preserve"> </w:t>
      </w:r>
      <w:r>
        <w:rPr>
          <w:color w:val="C00000"/>
          <w:sz w:val="28"/>
          <w:szCs w:val="28"/>
        </w:rPr>
        <w:t>The Nung are known for their richness of folk-art traditions including music and poetry.</w:t>
      </w:r>
    </w:p>
    <w:p w:rsidR="00FB7221" w:rsidRDefault="00FB7221" w:rsidP="008D1D00">
      <w:pPr>
        <w:tabs>
          <w:tab w:val="left" w:pos="426"/>
        </w:tabs>
        <w:spacing w:after="0" w:line="288" w:lineRule="auto"/>
        <w:jc w:val="both"/>
        <w:rPr>
          <w:color w:val="C00000"/>
          <w:sz w:val="28"/>
          <w:szCs w:val="28"/>
        </w:rPr>
      </w:pPr>
      <w:r>
        <w:rPr>
          <w:color w:val="C00000"/>
          <w:sz w:val="28"/>
          <w:szCs w:val="28"/>
        </w:rPr>
        <w:tab/>
        <w:t>6.</w:t>
      </w:r>
      <w:r w:rsidR="00A025B8">
        <w:rPr>
          <w:color w:val="C00000"/>
          <w:sz w:val="28"/>
          <w:szCs w:val="28"/>
        </w:rPr>
        <w:t xml:space="preserve"> </w:t>
      </w:r>
      <w:r>
        <w:rPr>
          <w:color w:val="C00000"/>
          <w:sz w:val="28"/>
          <w:szCs w:val="28"/>
        </w:rPr>
        <w:t>The Dao people speak a language of Hmong-Dao language system.</w:t>
      </w:r>
    </w:p>
    <w:p w:rsidR="00FB7221" w:rsidRDefault="00FB7221" w:rsidP="008D1D00">
      <w:pPr>
        <w:tabs>
          <w:tab w:val="left" w:pos="426"/>
        </w:tabs>
        <w:spacing w:after="0" w:line="288" w:lineRule="auto"/>
        <w:jc w:val="both"/>
        <w:rPr>
          <w:color w:val="C00000"/>
          <w:sz w:val="28"/>
          <w:szCs w:val="28"/>
        </w:rPr>
      </w:pPr>
      <w:r>
        <w:rPr>
          <w:color w:val="C00000"/>
          <w:sz w:val="28"/>
          <w:szCs w:val="28"/>
        </w:rPr>
        <w:tab/>
        <w:t>7.</w:t>
      </w:r>
      <w:r w:rsidR="00A025B8">
        <w:rPr>
          <w:color w:val="C00000"/>
          <w:sz w:val="28"/>
          <w:szCs w:val="28"/>
        </w:rPr>
        <w:t xml:space="preserve"> </w:t>
      </w:r>
      <w:r>
        <w:rPr>
          <w:color w:val="C00000"/>
          <w:sz w:val="28"/>
          <w:szCs w:val="28"/>
        </w:rPr>
        <w:t>The costume of the Nung is not as colourful as that of other ethnic groups.</w:t>
      </w:r>
    </w:p>
    <w:p w:rsidR="00FB7221" w:rsidRDefault="00FB7221" w:rsidP="008D1D00">
      <w:pPr>
        <w:tabs>
          <w:tab w:val="left" w:pos="426"/>
        </w:tabs>
        <w:spacing w:after="0" w:line="288" w:lineRule="auto"/>
        <w:jc w:val="both"/>
        <w:rPr>
          <w:color w:val="C00000"/>
          <w:sz w:val="28"/>
          <w:szCs w:val="28"/>
        </w:rPr>
      </w:pPr>
      <w:r>
        <w:rPr>
          <w:color w:val="C00000"/>
          <w:sz w:val="28"/>
          <w:szCs w:val="28"/>
        </w:rPr>
        <w:tab/>
        <w:t>8.</w:t>
      </w:r>
      <w:r w:rsidR="00A025B8">
        <w:rPr>
          <w:color w:val="C00000"/>
          <w:sz w:val="28"/>
          <w:szCs w:val="28"/>
        </w:rPr>
        <w:t xml:space="preserve"> </w:t>
      </w:r>
      <w:r>
        <w:rPr>
          <w:color w:val="C00000"/>
          <w:sz w:val="28"/>
          <w:szCs w:val="28"/>
        </w:rPr>
        <w:t xml:space="preserve">The Ede live in wooden longhouses built on stilts in villages known as </w:t>
      </w:r>
      <w:r>
        <w:rPr>
          <w:i/>
          <w:color w:val="C00000"/>
          <w:sz w:val="28"/>
          <w:szCs w:val="28"/>
        </w:rPr>
        <w:t>buon</w:t>
      </w:r>
      <w:r>
        <w:rPr>
          <w:color w:val="C00000"/>
          <w:sz w:val="28"/>
          <w:szCs w:val="28"/>
        </w:rPr>
        <w:t>.</w:t>
      </w:r>
    </w:p>
    <w:p w:rsidR="00175A28" w:rsidRDefault="00175A28" w:rsidP="008D1D00">
      <w:pPr>
        <w:spacing w:after="0" w:line="288" w:lineRule="auto"/>
        <w:rPr>
          <w:b/>
          <w:color w:val="000099"/>
          <w:sz w:val="28"/>
          <w:szCs w:val="28"/>
        </w:rPr>
      </w:pPr>
    </w:p>
    <w:p w:rsidR="000951D3" w:rsidRPr="00AC5418" w:rsidRDefault="000951D3" w:rsidP="008D1D00">
      <w:pPr>
        <w:spacing w:after="0" w:line="288" w:lineRule="auto"/>
        <w:jc w:val="center"/>
        <w:rPr>
          <w:b/>
          <w:color w:val="000099"/>
          <w:sz w:val="28"/>
          <w:szCs w:val="28"/>
        </w:rPr>
      </w:pPr>
      <w:r w:rsidRPr="00AC5418">
        <w:rPr>
          <w:b/>
          <w:color w:val="000099"/>
          <w:sz w:val="28"/>
          <w:szCs w:val="28"/>
        </w:rPr>
        <w:t>===================================================</w:t>
      </w:r>
    </w:p>
    <w:p w:rsidR="00DC242D" w:rsidRPr="00AC5418" w:rsidRDefault="00DC242D" w:rsidP="008D1D00">
      <w:pPr>
        <w:spacing w:after="0" w:line="288" w:lineRule="auto"/>
        <w:jc w:val="center"/>
        <w:rPr>
          <w:b/>
          <w:color w:val="3333FF"/>
          <w:sz w:val="28"/>
          <w:szCs w:val="28"/>
        </w:rPr>
      </w:pPr>
    </w:p>
    <w:sectPr w:rsidR="00DC242D" w:rsidRPr="00AC5418" w:rsidSect="00C1703D">
      <w:headerReference w:type="even" r:id="rId8"/>
      <w:headerReference w:type="default" r:id="rId9"/>
      <w:footerReference w:type="even" r:id="rId10"/>
      <w:footerReference w:type="default" r:id="rId11"/>
      <w:headerReference w:type="first" r:id="rId12"/>
      <w:footerReference w:type="first" r:id="rId13"/>
      <w:pgSz w:w="11906" w:h="16838" w:code="9"/>
      <w:pgMar w:top="1134" w:right="567" w:bottom="1134" w:left="1134" w:header="17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D1667" w:rsidRDefault="000D1667" w:rsidP="000351A9">
      <w:pPr>
        <w:spacing w:after="0" w:line="240" w:lineRule="auto"/>
      </w:pPr>
      <w:r>
        <w:separator/>
      </w:r>
    </w:p>
  </w:endnote>
  <w:endnote w:type="continuationSeparator" w:id="0">
    <w:p w:rsidR="000D1667" w:rsidRDefault="000D1667" w:rsidP="000351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VNI-Times">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5A28" w:rsidRDefault="00175A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5A28" w:rsidRPr="001F152E" w:rsidRDefault="00175A28" w:rsidP="008D6065">
    <w:pPr>
      <w:pStyle w:val="Footer"/>
      <w:jc w:val="center"/>
      <w:rPr>
        <w:b/>
        <w:color w:val="FF0000"/>
        <w:sz w:val="28"/>
        <w:szCs w:val="28"/>
      </w:rPr>
    </w:pPr>
    <w:r w:rsidRPr="001F152E">
      <w:rPr>
        <w:b/>
        <w:color w:val="FF0000"/>
        <w:sz w:val="28"/>
        <w:szCs w:val="28"/>
      </w:rPr>
      <w:fldChar w:fldCharType="begin"/>
    </w:r>
    <w:r w:rsidRPr="001F152E">
      <w:rPr>
        <w:b/>
        <w:color w:val="FF0000"/>
        <w:sz w:val="28"/>
        <w:szCs w:val="28"/>
      </w:rPr>
      <w:instrText xml:space="preserve"> PAGE   \* MERGEFORMAT </w:instrText>
    </w:r>
    <w:r w:rsidRPr="001F152E">
      <w:rPr>
        <w:b/>
        <w:color w:val="FF0000"/>
        <w:sz w:val="28"/>
        <w:szCs w:val="28"/>
      </w:rPr>
      <w:fldChar w:fldCharType="separate"/>
    </w:r>
    <w:r w:rsidR="008D1D00">
      <w:rPr>
        <w:b/>
        <w:noProof/>
        <w:color w:val="FF0000"/>
        <w:sz w:val="28"/>
        <w:szCs w:val="28"/>
      </w:rPr>
      <w:t>22</w:t>
    </w:r>
    <w:r w:rsidRPr="001F152E">
      <w:rPr>
        <w:b/>
        <w:color w:val="FF0000"/>
        <w:sz w:val="28"/>
        <w:szCs w:val="28"/>
      </w:rPr>
      <w:fldChar w:fldCharType="end"/>
    </w:r>
  </w:p>
  <w:p w:rsidR="00175A28" w:rsidRDefault="00175A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5A28" w:rsidRDefault="00175A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D1667" w:rsidRDefault="000D1667" w:rsidP="000351A9">
      <w:pPr>
        <w:spacing w:after="0" w:line="240" w:lineRule="auto"/>
      </w:pPr>
      <w:r>
        <w:separator/>
      </w:r>
    </w:p>
  </w:footnote>
  <w:footnote w:type="continuationSeparator" w:id="0">
    <w:p w:rsidR="000D1667" w:rsidRDefault="000D1667" w:rsidP="000351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5A28" w:rsidRDefault="00175A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5A28" w:rsidRDefault="00175A2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5A28" w:rsidRDefault="00175A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EB0559"/>
    <w:multiLevelType w:val="hybridMultilevel"/>
    <w:tmpl w:val="708881C4"/>
    <w:lvl w:ilvl="0" w:tplc="CDDAA1BE">
      <w:start w:val="1"/>
      <w:numFmt w:val="decimal"/>
      <w:lvlText w:val="%1."/>
      <w:lvlJc w:val="left"/>
      <w:pPr>
        <w:ind w:left="426" w:hanging="360"/>
      </w:pPr>
      <w:rPr>
        <w:rFonts w:hint="default"/>
        <w:b w:val="0"/>
        <w:color w:val="0000FF"/>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1" w15:restartNumberingAfterBreak="0">
    <w:nsid w:val="2198087C"/>
    <w:multiLevelType w:val="hybridMultilevel"/>
    <w:tmpl w:val="AAF8826A"/>
    <w:lvl w:ilvl="0" w:tplc="B8369668">
      <w:start w:val="1"/>
      <w:numFmt w:val="decimal"/>
      <w:lvlText w:val="%1."/>
      <w:lvlJc w:val="left"/>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397D7D"/>
    <w:multiLevelType w:val="multilevel"/>
    <w:tmpl w:val="E242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DE07E4"/>
    <w:multiLevelType w:val="hybridMultilevel"/>
    <w:tmpl w:val="E9424C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EC36F7"/>
    <w:multiLevelType w:val="hybridMultilevel"/>
    <w:tmpl w:val="536265E4"/>
    <w:lvl w:ilvl="0" w:tplc="5FF011C0">
      <w:start w:val="1"/>
      <w:numFmt w:val="decimal"/>
      <w:lvlText w:val="%1."/>
      <w:lvlJc w:val="left"/>
      <w:pPr>
        <w:ind w:left="426" w:hanging="360"/>
      </w:pPr>
      <w:rPr>
        <w:rFonts w:hint="default"/>
        <w:b/>
        <w:color w:val="0000FF"/>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5" w15:restartNumberingAfterBreak="0">
    <w:nsid w:val="3E5B6266"/>
    <w:multiLevelType w:val="hybridMultilevel"/>
    <w:tmpl w:val="82CC72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9D31BB"/>
    <w:multiLevelType w:val="hybridMultilevel"/>
    <w:tmpl w:val="F02A37D4"/>
    <w:lvl w:ilvl="0" w:tplc="1F323910">
      <w:start w:val="1"/>
      <w:numFmt w:val="decimal"/>
      <w:lvlText w:val="%1."/>
      <w:lvlJc w:val="left"/>
      <w:pPr>
        <w:ind w:left="644" w:hanging="360"/>
      </w:pPr>
      <w:rPr>
        <w:b/>
        <w:color w:val="0000FF"/>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4BC62C57"/>
    <w:multiLevelType w:val="hybridMultilevel"/>
    <w:tmpl w:val="7F50B1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2D3DCA"/>
    <w:multiLevelType w:val="hybridMultilevel"/>
    <w:tmpl w:val="7B9EEA76"/>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522520EA"/>
    <w:multiLevelType w:val="multilevel"/>
    <w:tmpl w:val="EA3A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836369"/>
    <w:multiLevelType w:val="hybridMultilevel"/>
    <w:tmpl w:val="7C184AF4"/>
    <w:lvl w:ilvl="0" w:tplc="E6480C46">
      <w:start w:val="1"/>
      <w:numFmt w:val="decimal"/>
      <w:lvlText w:val="%1."/>
      <w:lvlJc w:val="left"/>
      <w:pPr>
        <w:ind w:left="360" w:hanging="360"/>
      </w:pPr>
      <w:rPr>
        <w:rFonts w:hint="default"/>
        <w:b w:val="0"/>
        <w:color w:val="0000FF"/>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540356F"/>
    <w:multiLevelType w:val="multilevel"/>
    <w:tmpl w:val="EE386EE2"/>
    <w:lvl w:ilvl="0">
      <w:start w:val="1"/>
      <w:numFmt w:val="decimal"/>
      <w:lvlText w:val="%1."/>
      <w:lvlJc w:val="left"/>
      <w:pPr>
        <w:ind w:left="720" w:hanging="360"/>
      </w:pPr>
    </w:lvl>
    <w:lvl w:ilvl="1">
      <w:start w:val="1"/>
      <w:numFmt w:val="decimal"/>
      <w:isLgl/>
      <w:lvlText w:val="%1.%2"/>
      <w:lvlJc w:val="left"/>
      <w:pPr>
        <w:ind w:left="720" w:hanging="360"/>
      </w:pPr>
      <w:rPr>
        <w:rFonts w:ascii="Tahoma" w:hAnsi="Tahoma" w:cs="Tahoma" w:hint="default"/>
        <w:color w:val="000000"/>
      </w:rPr>
    </w:lvl>
    <w:lvl w:ilvl="2">
      <w:start w:val="1"/>
      <w:numFmt w:val="decimal"/>
      <w:isLgl/>
      <w:lvlText w:val="%1.%2.%3"/>
      <w:lvlJc w:val="left"/>
      <w:pPr>
        <w:ind w:left="1080" w:hanging="720"/>
      </w:pPr>
      <w:rPr>
        <w:rFonts w:ascii="Tahoma" w:hAnsi="Tahoma" w:cs="Tahoma" w:hint="default"/>
        <w:color w:val="000000"/>
      </w:rPr>
    </w:lvl>
    <w:lvl w:ilvl="3">
      <w:start w:val="1"/>
      <w:numFmt w:val="decimal"/>
      <w:isLgl/>
      <w:lvlText w:val="%1.%2.%3.%4"/>
      <w:lvlJc w:val="left"/>
      <w:pPr>
        <w:ind w:left="1080" w:hanging="720"/>
      </w:pPr>
      <w:rPr>
        <w:rFonts w:ascii="Tahoma" w:hAnsi="Tahoma" w:cs="Tahoma" w:hint="default"/>
        <w:color w:val="000000"/>
      </w:rPr>
    </w:lvl>
    <w:lvl w:ilvl="4">
      <w:start w:val="1"/>
      <w:numFmt w:val="decimal"/>
      <w:isLgl/>
      <w:lvlText w:val="%1.%2.%3.%4.%5"/>
      <w:lvlJc w:val="left"/>
      <w:pPr>
        <w:ind w:left="1440" w:hanging="1080"/>
      </w:pPr>
      <w:rPr>
        <w:rFonts w:ascii="Tahoma" w:hAnsi="Tahoma" w:cs="Tahoma" w:hint="default"/>
        <w:color w:val="000000"/>
      </w:rPr>
    </w:lvl>
    <w:lvl w:ilvl="5">
      <w:start w:val="1"/>
      <w:numFmt w:val="decimal"/>
      <w:isLgl/>
      <w:lvlText w:val="%1.%2.%3.%4.%5.%6"/>
      <w:lvlJc w:val="left"/>
      <w:pPr>
        <w:ind w:left="1440" w:hanging="1080"/>
      </w:pPr>
      <w:rPr>
        <w:rFonts w:ascii="Tahoma" w:hAnsi="Tahoma" w:cs="Tahoma" w:hint="default"/>
        <w:color w:val="000000"/>
      </w:rPr>
    </w:lvl>
    <w:lvl w:ilvl="6">
      <w:start w:val="1"/>
      <w:numFmt w:val="decimal"/>
      <w:isLgl/>
      <w:lvlText w:val="%1.%2.%3.%4.%5.%6.%7"/>
      <w:lvlJc w:val="left"/>
      <w:pPr>
        <w:ind w:left="1800" w:hanging="1440"/>
      </w:pPr>
      <w:rPr>
        <w:rFonts w:ascii="Tahoma" w:hAnsi="Tahoma" w:cs="Tahoma" w:hint="default"/>
        <w:color w:val="000000"/>
      </w:rPr>
    </w:lvl>
    <w:lvl w:ilvl="7">
      <w:start w:val="1"/>
      <w:numFmt w:val="decimal"/>
      <w:isLgl/>
      <w:lvlText w:val="%1.%2.%3.%4.%5.%6.%7.%8"/>
      <w:lvlJc w:val="left"/>
      <w:pPr>
        <w:ind w:left="1800" w:hanging="1440"/>
      </w:pPr>
      <w:rPr>
        <w:rFonts w:ascii="Tahoma" w:hAnsi="Tahoma" w:cs="Tahoma" w:hint="default"/>
        <w:color w:val="000000"/>
      </w:rPr>
    </w:lvl>
    <w:lvl w:ilvl="8">
      <w:start w:val="1"/>
      <w:numFmt w:val="decimal"/>
      <w:isLgl/>
      <w:lvlText w:val="%1.%2.%3.%4.%5.%6.%7.%8.%9"/>
      <w:lvlJc w:val="left"/>
      <w:pPr>
        <w:ind w:left="2160" w:hanging="1800"/>
      </w:pPr>
      <w:rPr>
        <w:rFonts w:ascii="Tahoma" w:hAnsi="Tahoma" w:cs="Tahoma" w:hint="default"/>
        <w:color w:val="000000"/>
      </w:rPr>
    </w:lvl>
  </w:abstractNum>
  <w:abstractNum w:abstractNumId="12" w15:restartNumberingAfterBreak="0">
    <w:nsid w:val="6C6A6533"/>
    <w:multiLevelType w:val="hybridMultilevel"/>
    <w:tmpl w:val="5CB2A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25F782E"/>
    <w:multiLevelType w:val="hybridMultilevel"/>
    <w:tmpl w:val="4426DE8C"/>
    <w:lvl w:ilvl="0" w:tplc="0409000F">
      <w:start w:val="3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88E27DF"/>
    <w:multiLevelType w:val="hybridMultilevel"/>
    <w:tmpl w:val="83BAFF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0"/>
  </w:num>
  <w:num w:numId="4">
    <w:abstractNumId w:val="10"/>
  </w:num>
  <w:num w:numId="5">
    <w:abstractNumId w:val="5"/>
  </w:num>
  <w:num w:numId="6">
    <w:abstractNumId w:val="12"/>
  </w:num>
  <w:num w:numId="7">
    <w:abstractNumId w:val="11"/>
  </w:num>
  <w:num w:numId="8">
    <w:abstractNumId w:val="7"/>
  </w:num>
  <w:num w:numId="9">
    <w:abstractNumId w:val="14"/>
  </w:num>
  <w:num w:numId="10">
    <w:abstractNumId w:val="3"/>
  </w:num>
  <w:num w:numId="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3"/>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9"/>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0F0A"/>
    <w:rsid w:val="00000328"/>
    <w:rsid w:val="000011C9"/>
    <w:rsid w:val="000026D6"/>
    <w:rsid w:val="00002832"/>
    <w:rsid w:val="00005830"/>
    <w:rsid w:val="00014A53"/>
    <w:rsid w:val="000156D5"/>
    <w:rsid w:val="00016BD2"/>
    <w:rsid w:val="0002483B"/>
    <w:rsid w:val="00026908"/>
    <w:rsid w:val="0003083C"/>
    <w:rsid w:val="00033F2C"/>
    <w:rsid w:val="000351A9"/>
    <w:rsid w:val="000359EF"/>
    <w:rsid w:val="00035E91"/>
    <w:rsid w:val="00036CF0"/>
    <w:rsid w:val="00041660"/>
    <w:rsid w:val="00043766"/>
    <w:rsid w:val="0004610D"/>
    <w:rsid w:val="0005125C"/>
    <w:rsid w:val="00062CB2"/>
    <w:rsid w:val="000641CF"/>
    <w:rsid w:val="00065B99"/>
    <w:rsid w:val="00067C57"/>
    <w:rsid w:val="0007370F"/>
    <w:rsid w:val="00076613"/>
    <w:rsid w:val="00077EF8"/>
    <w:rsid w:val="00081E4A"/>
    <w:rsid w:val="0009312C"/>
    <w:rsid w:val="00093AF5"/>
    <w:rsid w:val="000951D3"/>
    <w:rsid w:val="00096650"/>
    <w:rsid w:val="00097E75"/>
    <w:rsid w:val="000C05DB"/>
    <w:rsid w:val="000C73CB"/>
    <w:rsid w:val="000C7E6E"/>
    <w:rsid w:val="000D15A5"/>
    <w:rsid w:val="000D1667"/>
    <w:rsid w:val="000E44B0"/>
    <w:rsid w:val="000E606F"/>
    <w:rsid w:val="000F3993"/>
    <w:rsid w:val="000F6885"/>
    <w:rsid w:val="0010780D"/>
    <w:rsid w:val="0012584E"/>
    <w:rsid w:val="00127A09"/>
    <w:rsid w:val="0013712A"/>
    <w:rsid w:val="001517C2"/>
    <w:rsid w:val="00154712"/>
    <w:rsid w:val="00165D58"/>
    <w:rsid w:val="00175A28"/>
    <w:rsid w:val="00180222"/>
    <w:rsid w:val="001807A0"/>
    <w:rsid w:val="001A2F16"/>
    <w:rsid w:val="001A634F"/>
    <w:rsid w:val="001C06D3"/>
    <w:rsid w:val="001C18C0"/>
    <w:rsid w:val="001C29FB"/>
    <w:rsid w:val="001C43BB"/>
    <w:rsid w:val="001C5DB8"/>
    <w:rsid w:val="001C5DF3"/>
    <w:rsid w:val="001D3AFB"/>
    <w:rsid w:val="001E11A4"/>
    <w:rsid w:val="001E45C4"/>
    <w:rsid w:val="001E7296"/>
    <w:rsid w:val="001F152E"/>
    <w:rsid w:val="001F6418"/>
    <w:rsid w:val="00201642"/>
    <w:rsid w:val="002043A3"/>
    <w:rsid w:val="0020458A"/>
    <w:rsid w:val="00215B23"/>
    <w:rsid w:val="00216084"/>
    <w:rsid w:val="00221202"/>
    <w:rsid w:val="0022478E"/>
    <w:rsid w:val="00230F22"/>
    <w:rsid w:val="0023164C"/>
    <w:rsid w:val="002338B1"/>
    <w:rsid w:val="002366AF"/>
    <w:rsid w:val="00237341"/>
    <w:rsid w:val="00240F0A"/>
    <w:rsid w:val="00241599"/>
    <w:rsid w:val="00245A8C"/>
    <w:rsid w:val="002468A7"/>
    <w:rsid w:val="00252A76"/>
    <w:rsid w:val="0025432A"/>
    <w:rsid w:val="002552D0"/>
    <w:rsid w:val="002749A0"/>
    <w:rsid w:val="00282ACD"/>
    <w:rsid w:val="00287E7E"/>
    <w:rsid w:val="002922AB"/>
    <w:rsid w:val="00293938"/>
    <w:rsid w:val="002975FB"/>
    <w:rsid w:val="002A221C"/>
    <w:rsid w:val="002A7E5C"/>
    <w:rsid w:val="002B1FDE"/>
    <w:rsid w:val="002B4700"/>
    <w:rsid w:val="002B52F3"/>
    <w:rsid w:val="002B6A24"/>
    <w:rsid w:val="002C4DE5"/>
    <w:rsid w:val="002D40AF"/>
    <w:rsid w:val="002D590F"/>
    <w:rsid w:val="002E0B44"/>
    <w:rsid w:val="002E5DF1"/>
    <w:rsid w:val="002E6A2F"/>
    <w:rsid w:val="002E6E59"/>
    <w:rsid w:val="0030748C"/>
    <w:rsid w:val="00310592"/>
    <w:rsid w:val="00310A4F"/>
    <w:rsid w:val="003131D6"/>
    <w:rsid w:val="003177DB"/>
    <w:rsid w:val="00320A14"/>
    <w:rsid w:val="00321C6C"/>
    <w:rsid w:val="00324108"/>
    <w:rsid w:val="00344EB5"/>
    <w:rsid w:val="00345FD6"/>
    <w:rsid w:val="00346777"/>
    <w:rsid w:val="00354DBC"/>
    <w:rsid w:val="00362B06"/>
    <w:rsid w:val="003738E6"/>
    <w:rsid w:val="0038065C"/>
    <w:rsid w:val="00382018"/>
    <w:rsid w:val="00385FBC"/>
    <w:rsid w:val="003905AF"/>
    <w:rsid w:val="00395840"/>
    <w:rsid w:val="00395EFC"/>
    <w:rsid w:val="003969AE"/>
    <w:rsid w:val="003979AD"/>
    <w:rsid w:val="003A0325"/>
    <w:rsid w:val="003A0AC0"/>
    <w:rsid w:val="003A4DF2"/>
    <w:rsid w:val="003A6CD8"/>
    <w:rsid w:val="003B1034"/>
    <w:rsid w:val="003B1F85"/>
    <w:rsid w:val="003B4122"/>
    <w:rsid w:val="003C5DFE"/>
    <w:rsid w:val="003C7269"/>
    <w:rsid w:val="003E159E"/>
    <w:rsid w:val="003E5B9D"/>
    <w:rsid w:val="003F2B59"/>
    <w:rsid w:val="003F54AF"/>
    <w:rsid w:val="003F7EE6"/>
    <w:rsid w:val="0040015D"/>
    <w:rsid w:val="00402F06"/>
    <w:rsid w:val="004042A3"/>
    <w:rsid w:val="00411AB7"/>
    <w:rsid w:val="00420FB9"/>
    <w:rsid w:val="00422ACE"/>
    <w:rsid w:val="00423E4D"/>
    <w:rsid w:val="004246E9"/>
    <w:rsid w:val="00426DE0"/>
    <w:rsid w:val="00452B7F"/>
    <w:rsid w:val="00452C92"/>
    <w:rsid w:val="0045308C"/>
    <w:rsid w:val="00457631"/>
    <w:rsid w:val="00463F88"/>
    <w:rsid w:val="00470C06"/>
    <w:rsid w:val="00470C8C"/>
    <w:rsid w:val="00473FDF"/>
    <w:rsid w:val="004932AA"/>
    <w:rsid w:val="00496BB8"/>
    <w:rsid w:val="004A0049"/>
    <w:rsid w:val="004A4370"/>
    <w:rsid w:val="004A534E"/>
    <w:rsid w:val="004B2890"/>
    <w:rsid w:val="004B5E37"/>
    <w:rsid w:val="004C6DE8"/>
    <w:rsid w:val="004D0F3E"/>
    <w:rsid w:val="004D0F6E"/>
    <w:rsid w:val="004E4B40"/>
    <w:rsid w:val="004F4189"/>
    <w:rsid w:val="00500157"/>
    <w:rsid w:val="00500EB7"/>
    <w:rsid w:val="00504A78"/>
    <w:rsid w:val="00507451"/>
    <w:rsid w:val="0050770A"/>
    <w:rsid w:val="005212B4"/>
    <w:rsid w:val="00527048"/>
    <w:rsid w:val="0056395D"/>
    <w:rsid w:val="005639F4"/>
    <w:rsid w:val="005642D1"/>
    <w:rsid w:val="00566DA1"/>
    <w:rsid w:val="00591876"/>
    <w:rsid w:val="00593376"/>
    <w:rsid w:val="005A5DCE"/>
    <w:rsid w:val="005A7070"/>
    <w:rsid w:val="005B0846"/>
    <w:rsid w:val="005B4937"/>
    <w:rsid w:val="005B5BD0"/>
    <w:rsid w:val="005B5E2F"/>
    <w:rsid w:val="005C360B"/>
    <w:rsid w:val="005C5326"/>
    <w:rsid w:val="005D10EC"/>
    <w:rsid w:val="005D52F2"/>
    <w:rsid w:val="005E35B0"/>
    <w:rsid w:val="005F12D8"/>
    <w:rsid w:val="005F1BDF"/>
    <w:rsid w:val="005F2C64"/>
    <w:rsid w:val="005F3AC5"/>
    <w:rsid w:val="005F78F3"/>
    <w:rsid w:val="00612C2E"/>
    <w:rsid w:val="00614529"/>
    <w:rsid w:val="006168A3"/>
    <w:rsid w:val="00621B5F"/>
    <w:rsid w:val="00623C2D"/>
    <w:rsid w:val="00625521"/>
    <w:rsid w:val="00627620"/>
    <w:rsid w:val="0063391D"/>
    <w:rsid w:val="00650492"/>
    <w:rsid w:val="00650971"/>
    <w:rsid w:val="006533EB"/>
    <w:rsid w:val="00653815"/>
    <w:rsid w:val="006560E8"/>
    <w:rsid w:val="00660E01"/>
    <w:rsid w:val="006619DB"/>
    <w:rsid w:val="006658FE"/>
    <w:rsid w:val="006702AD"/>
    <w:rsid w:val="00670956"/>
    <w:rsid w:val="0067263E"/>
    <w:rsid w:val="00675786"/>
    <w:rsid w:val="006757B0"/>
    <w:rsid w:val="00675A55"/>
    <w:rsid w:val="00696A7E"/>
    <w:rsid w:val="006A6FC8"/>
    <w:rsid w:val="006B1DE5"/>
    <w:rsid w:val="006B5843"/>
    <w:rsid w:val="006C4D76"/>
    <w:rsid w:val="006C62FE"/>
    <w:rsid w:val="006D0B71"/>
    <w:rsid w:val="006D4B27"/>
    <w:rsid w:val="006D6439"/>
    <w:rsid w:val="006E1FB9"/>
    <w:rsid w:val="007043D1"/>
    <w:rsid w:val="00716615"/>
    <w:rsid w:val="00716BE2"/>
    <w:rsid w:val="00732570"/>
    <w:rsid w:val="00735E16"/>
    <w:rsid w:val="00742BDB"/>
    <w:rsid w:val="00754907"/>
    <w:rsid w:val="007643FC"/>
    <w:rsid w:val="007702CC"/>
    <w:rsid w:val="00771C8F"/>
    <w:rsid w:val="007722C0"/>
    <w:rsid w:val="00774DF4"/>
    <w:rsid w:val="007758CF"/>
    <w:rsid w:val="00775F0E"/>
    <w:rsid w:val="007870F6"/>
    <w:rsid w:val="00792A75"/>
    <w:rsid w:val="007949A7"/>
    <w:rsid w:val="007A0586"/>
    <w:rsid w:val="007B0FF6"/>
    <w:rsid w:val="007B30BE"/>
    <w:rsid w:val="007B7148"/>
    <w:rsid w:val="007E0FB3"/>
    <w:rsid w:val="007E2AF8"/>
    <w:rsid w:val="007E4124"/>
    <w:rsid w:val="007E6832"/>
    <w:rsid w:val="007F2610"/>
    <w:rsid w:val="007F54E1"/>
    <w:rsid w:val="00803E14"/>
    <w:rsid w:val="00805742"/>
    <w:rsid w:val="008078FE"/>
    <w:rsid w:val="008118E5"/>
    <w:rsid w:val="00822A25"/>
    <w:rsid w:val="00823C02"/>
    <w:rsid w:val="00825EF4"/>
    <w:rsid w:val="008273B4"/>
    <w:rsid w:val="00827802"/>
    <w:rsid w:val="00833CB8"/>
    <w:rsid w:val="00842DC9"/>
    <w:rsid w:val="0084533C"/>
    <w:rsid w:val="008514C3"/>
    <w:rsid w:val="00864C01"/>
    <w:rsid w:val="008756DD"/>
    <w:rsid w:val="00887F48"/>
    <w:rsid w:val="008A0A8B"/>
    <w:rsid w:val="008A5027"/>
    <w:rsid w:val="008B1C2E"/>
    <w:rsid w:val="008B1C5D"/>
    <w:rsid w:val="008C389F"/>
    <w:rsid w:val="008C71CA"/>
    <w:rsid w:val="008C739C"/>
    <w:rsid w:val="008D0354"/>
    <w:rsid w:val="008D1D00"/>
    <w:rsid w:val="008D1D14"/>
    <w:rsid w:val="008D6065"/>
    <w:rsid w:val="008E39F1"/>
    <w:rsid w:val="008E503C"/>
    <w:rsid w:val="00901D01"/>
    <w:rsid w:val="00916F54"/>
    <w:rsid w:val="00921CB1"/>
    <w:rsid w:val="00927B1C"/>
    <w:rsid w:val="0093148B"/>
    <w:rsid w:val="00936F5C"/>
    <w:rsid w:val="00942AEB"/>
    <w:rsid w:val="00953349"/>
    <w:rsid w:val="00953509"/>
    <w:rsid w:val="00960827"/>
    <w:rsid w:val="00966153"/>
    <w:rsid w:val="00980121"/>
    <w:rsid w:val="0099379E"/>
    <w:rsid w:val="009946C1"/>
    <w:rsid w:val="009A462A"/>
    <w:rsid w:val="009A5A51"/>
    <w:rsid w:val="009A6252"/>
    <w:rsid w:val="009B2601"/>
    <w:rsid w:val="009B69EC"/>
    <w:rsid w:val="009C4298"/>
    <w:rsid w:val="009C635C"/>
    <w:rsid w:val="009C71DC"/>
    <w:rsid w:val="009D2A97"/>
    <w:rsid w:val="009D7009"/>
    <w:rsid w:val="009E1A62"/>
    <w:rsid w:val="009E5E76"/>
    <w:rsid w:val="009E5F74"/>
    <w:rsid w:val="009F028A"/>
    <w:rsid w:val="009F0F75"/>
    <w:rsid w:val="009F193E"/>
    <w:rsid w:val="009F2A6A"/>
    <w:rsid w:val="009F6EB2"/>
    <w:rsid w:val="00A025B8"/>
    <w:rsid w:val="00A02A5D"/>
    <w:rsid w:val="00A112AC"/>
    <w:rsid w:val="00A20517"/>
    <w:rsid w:val="00A21A25"/>
    <w:rsid w:val="00A263F5"/>
    <w:rsid w:val="00A34EA3"/>
    <w:rsid w:val="00A36449"/>
    <w:rsid w:val="00A37F06"/>
    <w:rsid w:val="00A41050"/>
    <w:rsid w:val="00A43FDA"/>
    <w:rsid w:val="00A472E3"/>
    <w:rsid w:val="00A53A60"/>
    <w:rsid w:val="00A54C1C"/>
    <w:rsid w:val="00A60569"/>
    <w:rsid w:val="00A6092D"/>
    <w:rsid w:val="00A666EE"/>
    <w:rsid w:val="00A77374"/>
    <w:rsid w:val="00A847A8"/>
    <w:rsid w:val="00AB219C"/>
    <w:rsid w:val="00AB651A"/>
    <w:rsid w:val="00AB6957"/>
    <w:rsid w:val="00AB6E00"/>
    <w:rsid w:val="00AC28C3"/>
    <w:rsid w:val="00AC2EB1"/>
    <w:rsid w:val="00AC3FCD"/>
    <w:rsid w:val="00AC5418"/>
    <w:rsid w:val="00AC6DFF"/>
    <w:rsid w:val="00AD0CD9"/>
    <w:rsid w:val="00AD1352"/>
    <w:rsid w:val="00AD64D4"/>
    <w:rsid w:val="00AE15A7"/>
    <w:rsid w:val="00AE3E70"/>
    <w:rsid w:val="00AF2852"/>
    <w:rsid w:val="00AF3CBB"/>
    <w:rsid w:val="00B01937"/>
    <w:rsid w:val="00B04FE0"/>
    <w:rsid w:val="00B06D30"/>
    <w:rsid w:val="00B1524B"/>
    <w:rsid w:val="00B15279"/>
    <w:rsid w:val="00B2312F"/>
    <w:rsid w:val="00B42059"/>
    <w:rsid w:val="00B457DD"/>
    <w:rsid w:val="00B51FE7"/>
    <w:rsid w:val="00B525CF"/>
    <w:rsid w:val="00B571AD"/>
    <w:rsid w:val="00B61D46"/>
    <w:rsid w:val="00B6428D"/>
    <w:rsid w:val="00B65604"/>
    <w:rsid w:val="00B750A1"/>
    <w:rsid w:val="00B764A6"/>
    <w:rsid w:val="00B815DE"/>
    <w:rsid w:val="00BA29D6"/>
    <w:rsid w:val="00BA714E"/>
    <w:rsid w:val="00BB6AC3"/>
    <w:rsid w:val="00BC43E7"/>
    <w:rsid w:val="00BC5046"/>
    <w:rsid w:val="00BD0859"/>
    <w:rsid w:val="00BD1CE5"/>
    <w:rsid w:val="00BD3D6C"/>
    <w:rsid w:val="00BD5992"/>
    <w:rsid w:val="00BD713E"/>
    <w:rsid w:val="00BF1BFF"/>
    <w:rsid w:val="00BF5BED"/>
    <w:rsid w:val="00BF7499"/>
    <w:rsid w:val="00BF7F63"/>
    <w:rsid w:val="00C00E3A"/>
    <w:rsid w:val="00C11E3C"/>
    <w:rsid w:val="00C136EF"/>
    <w:rsid w:val="00C13AC3"/>
    <w:rsid w:val="00C1703D"/>
    <w:rsid w:val="00C20A29"/>
    <w:rsid w:val="00C21A9B"/>
    <w:rsid w:val="00C22B2C"/>
    <w:rsid w:val="00C23020"/>
    <w:rsid w:val="00C27B52"/>
    <w:rsid w:val="00C32D4C"/>
    <w:rsid w:val="00C40751"/>
    <w:rsid w:val="00C515F1"/>
    <w:rsid w:val="00C53CE6"/>
    <w:rsid w:val="00C55F4C"/>
    <w:rsid w:val="00C704FF"/>
    <w:rsid w:val="00C768EE"/>
    <w:rsid w:val="00C77A1C"/>
    <w:rsid w:val="00C77D4A"/>
    <w:rsid w:val="00C826FB"/>
    <w:rsid w:val="00C95BE3"/>
    <w:rsid w:val="00C979B8"/>
    <w:rsid w:val="00CA5CD6"/>
    <w:rsid w:val="00CC6088"/>
    <w:rsid w:val="00CE4C78"/>
    <w:rsid w:val="00CF7FA1"/>
    <w:rsid w:val="00D006B9"/>
    <w:rsid w:val="00D048B9"/>
    <w:rsid w:val="00D16ADF"/>
    <w:rsid w:val="00D16F2E"/>
    <w:rsid w:val="00D2259B"/>
    <w:rsid w:val="00D22703"/>
    <w:rsid w:val="00D23C24"/>
    <w:rsid w:val="00D2699F"/>
    <w:rsid w:val="00D26F7E"/>
    <w:rsid w:val="00D53F2F"/>
    <w:rsid w:val="00D73FB7"/>
    <w:rsid w:val="00D81DE0"/>
    <w:rsid w:val="00D82130"/>
    <w:rsid w:val="00D90C47"/>
    <w:rsid w:val="00DA36A6"/>
    <w:rsid w:val="00DA42BE"/>
    <w:rsid w:val="00DA768C"/>
    <w:rsid w:val="00DA7E69"/>
    <w:rsid w:val="00DB3E58"/>
    <w:rsid w:val="00DC242D"/>
    <w:rsid w:val="00DC7B22"/>
    <w:rsid w:val="00DD4D8C"/>
    <w:rsid w:val="00DD5E72"/>
    <w:rsid w:val="00DD67F1"/>
    <w:rsid w:val="00DD6F24"/>
    <w:rsid w:val="00DF7E62"/>
    <w:rsid w:val="00E02401"/>
    <w:rsid w:val="00E04CCB"/>
    <w:rsid w:val="00E055DB"/>
    <w:rsid w:val="00E07D29"/>
    <w:rsid w:val="00E13123"/>
    <w:rsid w:val="00E15BFF"/>
    <w:rsid w:val="00E20B6B"/>
    <w:rsid w:val="00E2349A"/>
    <w:rsid w:val="00E23CD5"/>
    <w:rsid w:val="00E3102B"/>
    <w:rsid w:val="00E319EB"/>
    <w:rsid w:val="00E31A5F"/>
    <w:rsid w:val="00E33DD6"/>
    <w:rsid w:val="00E34FCF"/>
    <w:rsid w:val="00E42C7B"/>
    <w:rsid w:val="00E657F0"/>
    <w:rsid w:val="00E65A8A"/>
    <w:rsid w:val="00E708A1"/>
    <w:rsid w:val="00E77506"/>
    <w:rsid w:val="00E90BC6"/>
    <w:rsid w:val="00EA482F"/>
    <w:rsid w:val="00EB0290"/>
    <w:rsid w:val="00EB2B30"/>
    <w:rsid w:val="00EB507F"/>
    <w:rsid w:val="00EC1732"/>
    <w:rsid w:val="00EC5880"/>
    <w:rsid w:val="00EC77D7"/>
    <w:rsid w:val="00EE33B5"/>
    <w:rsid w:val="00EE3BDA"/>
    <w:rsid w:val="00EE68C1"/>
    <w:rsid w:val="00EE7532"/>
    <w:rsid w:val="00EF5A00"/>
    <w:rsid w:val="00F02E2C"/>
    <w:rsid w:val="00F05CD1"/>
    <w:rsid w:val="00F06C6E"/>
    <w:rsid w:val="00F13D91"/>
    <w:rsid w:val="00F14481"/>
    <w:rsid w:val="00F22F37"/>
    <w:rsid w:val="00F32534"/>
    <w:rsid w:val="00F34899"/>
    <w:rsid w:val="00F4151D"/>
    <w:rsid w:val="00F50ED7"/>
    <w:rsid w:val="00F55CF3"/>
    <w:rsid w:val="00F56360"/>
    <w:rsid w:val="00F56450"/>
    <w:rsid w:val="00F56F46"/>
    <w:rsid w:val="00F710AD"/>
    <w:rsid w:val="00F723CF"/>
    <w:rsid w:val="00F752BD"/>
    <w:rsid w:val="00F75DDE"/>
    <w:rsid w:val="00F806BF"/>
    <w:rsid w:val="00F8225A"/>
    <w:rsid w:val="00F82DB1"/>
    <w:rsid w:val="00F83A43"/>
    <w:rsid w:val="00F83AD9"/>
    <w:rsid w:val="00F921AC"/>
    <w:rsid w:val="00F92B28"/>
    <w:rsid w:val="00F93134"/>
    <w:rsid w:val="00FA112E"/>
    <w:rsid w:val="00FB005C"/>
    <w:rsid w:val="00FB7221"/>
    <w:rsid w:val="00FC0074"/>
    <w:rsid w:val="00FC07CE"/>
    <w:rsid w:val="00FC10BA"/>
    <w:rsid w:val="00FC434E"/>
    <w:rsid w:val="00FC65BA"/>
    <w:rsid w:val="00FD4BFE"/>
    <w:rsid w:val="00FE1519"/>
    <w:rsid w:val="00FE3B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0D8A887E-B525-4449-AABA-307FBE49A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40F0A"/>
    <w:pPr>
      <w:spacing w:after="200" w:line="276" w:lineRule="auto"/>
    </w:pPr>
    <w:rPr>
      <w:rFonts w:eastAsia="Calibri"/>
      <w:sz w:val="26"/>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ListParagraph">
    <w:name w:val="List Paragraph"/>
    <w:basedOn w:val="Normal"/>
    <w:link w:val="ListParagraphChar"/>
    <w:uiPriority w:val="34"/>
    <w:qFormat/>
    <w:rsid w:val="00240F0A"/>
    <w:pPr>
      <w:ind w:left="720"/>
      <w:contextualSpacing/>
    </w:pPr>
    <w:rPr>
      <w:lang w:val="x-none" w:eastAsia="x-none"/>
    </w:rPr>
  </w:style>
  <w:style w:type="character" w:customStyle="1" w:styleId="Bodytext2">
    <w:name w:val="Body text (2)_"/>
    <w:basedOn w:val="DefaultParagraphFont"/>
    <w:rsid w:val="00980121"/>
    <w:rPr>
      <w:rFonts w:ascii="Calibri" w:eastAsia="Calibri" w:hAnsi="Calibri" w:cs="Calibri"/>
      <w:b w:val="0"/>
      <w:bCs w:val="0"/>
      <w:i w:val="0"/>
      <w:iCs w:val="0"/>
      <w:smallCaps w:val="0"/>
      <w:strike w:val="0"/>
      <w:sz w:val="17"/>
      <w:szCs w:val="17"/>
      <w:u w:val="none"/>
    </w:rPr>
  </w:style>
  <w:style w:type="character" w:customStyle="1" w:styleId="Bodytext2Arial">
    <w:name w:val="Body text (2) + Arial"/>
    <w:aliases w:val="6 pt,Bold,8 pt,Body text (2) + Trebuchet MS,Body text (2) + Cordia New,12 pt,Body text (2) + Franklin Gothic Heavy,Small Caps,Body text (2) + Verdana,Italic,Spacing 1 pt,10.5 pt,Body text (2) + FrankRuehl,15 pt"/>
    <w:basedOn w:val="Bodytext2"/>
    <w:rsid w:val="00980121"/>
    <w:rPr>
      <w:rFonts w:ascii="Arial" w:eastAsia="Arial" w:hAnsi="Arial" w:cs="Arial"/>
      <w:b/>
      <w:bCs/>
      <w:i w:val="0"/>
      <w:iCs w:val="0"/>
      <w:smallCaps w:val="0"/>
      <w:strike w:val="0"/>
      <w:color w:val="000000"/>
      <w:spacing w:val="0"/>
      <w:w w:val="100"/>
      <w:position w:val="0"/>
      <w:sz w:val="12"/>
      <w:szCs w:val="12"/>
      <w:u w:val="none"/>
      <w:lang w:val="en-US" w:eastAsia="en-US" w:bidi="en-US"/>
    </w:rPr>
  </w:style>
  <w:style w:type="character" w:customStyle="1" w:styleId="Bodytext20">
    <w:name w:val="Body text (2)"/>
    <w:basedOn w:val="Bodytext2"/>
    <w:rsid w:val="00980121"/>
    <w:rPr>
      <w:rFonts w:ascii="Calibri" w:eastAsia="Calibri" w:hAnsi="Calibri" w:cs="Calibri"/>
      <w:b w:val="0"/>
      <w:bCs w:val="0"/>
      <w:i w:val="0"/>
      <w:iCs w:val="0"/>
      <w:smallCaps w:val="0"/>
      <w:strike w:val="0"/>
      <w:color w:val="000000"/>
      <w:spacing w:val="0"/>
      <w:w w:val="100"/>
      <w:position w:val="0"/>
      <w:sz w:val="17"/>
      <w:szCs w:val="17"/>
      <w:u w:val="none"/>
      <w:lang w:val="en-US" w:eastAsia="en-US" w:bidi="en-US"/>
    </w:rPr>
  </w:style>
  <w:style w:type="table" w:styleId="TableGrid">
    <w:name w:val="Table Grid"/>
    <w:basedOn w:val="TableNormal"/>
    <w:rsid w:val="005A5DC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rsid w:val="000351A9"/>
    <w:pPr>
      <w:tabs>
        <w:tab w:val="center" w:pos="4680"/>
        <w:tab w:val="right" w:pos="9360"/>
      </w:tabs>
    </w:pPr>
  </w:style>
  <w:style w:type="character" w:customStyle="1" w:styleId="HeaderChar">
    <w:name w:val="Header Char"/>
    <w:basedOn w:val="DefaultParagraphFont"/>
    <w:link w:val="Header"/>
    <w:rsid w:val="000351A9"/>
    <w:rPr>
      <w:rFonts w:eastAsia="Calibri"/>
      <w:sz w:val="26"/>
      <w:szCs w:val="22"/>
    </w:rPr>
  </w:style>
  <w:style w:type="paragraph" w:styleId="Footer">
    <w:name w:val="footer"/>
    <w:basedOn w:val="Normal"/>
    <w:link w:val="FooterChar"/>
    <w:uiPriority w:val="99"/>
    <w:rsid w:val="000351A9"/>
    <w:pPr>
      <w:tabs>
        <w:tab w:val="center" w:pos="4680"/>
        <w:tab w:val="right" w:pos="9360"/>
      </w:tabs>
    </w:pPr>
  </w:style>
  <w:style w:type="character" w:customStyle="1" w:styleId="FooterChar">
    <w:name w:val="Footer Char"/>
    <w:basedOn w:val="DefaultParagraphFont"/>
    <w:link w:val="Footer"/>
    <w:uiPriority w:val="99"/>
    <w:rsid w:val="000351A9"/>
    <w:rPr>
      <w:rFonts w:eastAsia="Calibri"/>
      <w:sz w:val="26"/>
      <w:szCs w:val="22"/>
    </w:rPr>
  </w:style>
  <w:style w:type="character" w:customStyle="1" w:styleId="Tableofcontents">
    <w:name w:val="Table of contents"/>
    <w:basedOn w:val="DefaultParagraphFont"/>
    <w:rsid w:val="00E31A5F"/>
    <w:rPr>
      <w:rFonts w:ascii="Calibri" w:eastAsia="Calibri" w:hAnsi="Calibri" w:cs="Calibri" w:hint="default"/>
      <w:b w:val="0"/>
      <w:bCs w:val="0"/>
      <w:i w:val="0"/>
      <w:iCs w:val="0"/>
      <w:smallCaps w:val="0"/>
      <w:color w:val="000000"/>
      <w:spacing w:val="0"/>
      <w:w w:val="100"/>
      <w:position w:val="0"/>
      <w:sz w:val="17"/>
      <w:szCs w:val="17"/>
      <w:u w:val="single"/>
      <w:lang w:val="en-US" w:eastAsia="en-US" w:bidi="en-US"/>
    </w:rPr>
  </w:style>
  <w:style w:type="character" w:customStyle="1" w:styleId="ListParagraphChar">
    <w:name w:val="List Paragraph Char"/>
    <w:link w:val="ListParagraph"/>
    <w:uiPriority w:val="34"/>
    <w:locked/>
    <w:rsid w:val="009E1A62"/>
    <w:rPr>
      <w:rFonts w:eastAsia="Calibri"/>
      <w:sz w:val="26"/>
      <w:szCs w:val="22"/>
    </w:rPr>
  </w:style>
  <w:style w:type="paragraph" w:styleId="NormalWeb">
    <w:name w:val="Normal (Web)"/>
    <w:basedOn w:val="Normal"/>
    <w:uiPriority w:val="99"/>
    <w:unhideWhenUsed/>
    <w:rsid w:val="009E1A62"/>
    <w:pPr>
      <w:spacing w:before="100" w:beforeAutospacing="1" w:after="100" w:afterAutospacing="1" w:line="240" w:lineRule="auto"/>
    </w:pPr>
    <w:rPr>
      <w:rFonts w:eastAsia="Times New Roman"/>
      <w:sz w:val="24"/>
      <w:szCs w:val="24"/>
    </w:rPr>
  </w:style>
  <w:style w:type="character" w:styleId="Strong">
    <w:name w:val="Strong"/>
    <w:basedOn w:val="DefaultParagraphFont"/>
    <w:uiPriority w:val="22"/>
    <w:qFormat/>
    <w:rsid w:val="009E1A62"/>
    <w:rPr>
      <w:b/>
      <w:bCs/>
    </w:rPr>
  </w:style>
  <w:style w:type="character" w:styleId="Emphasis">
    <w:name w:val="Emphasis"/>
    <w:basedOn w:val="DefaultParagraphFont"/>
    <w:uiPriority w:val="20"/>
    <w:qFormat/>
    <w:rsid w:val="009E1A6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6921">
      <w:bodyDiv w:val="1"/>
      <w:marLeft w:val="0"/>
      <w:marRight w:val="0"/>
      <w:marTop w:val="0"/>
      <w:marBottom w:val="0"/>
      <w:divBdr>
        <w:top w:val="none" w:sz="0" w:space="0" w:color="auto"/>
        <w:left w:val="none" w:sz="0" w:space="0" w:color="auto"/>
        <w:bottom w:val="none" w:sz="0" w:space="0" w:color="auto"/>
        <w:right w:val="none" w:sz="0" w:space="0" w:color="auto"/>
      </w:divBdr>
    </w:div>
    <w:div w:id="55474629">
      <w:bodyDiv w:val="1"/>
      <w:marLeft w:val="0"/>
      <w:marRight w:val="0"/>
      <w:marTop w:val="0"/>
      <w:marBottom w:val="0"/>
      <w:divBdr>
        <w:top w:val="none" w:sz="0" w:space="0" w:color="auto"/>
        <w:left w:val="none" w:sz="0" w:space="0" w:color="auto"/>
        <w:bottom w:val="none" w:sz="0" w:space="0" w:color="auto"/>
        <w:right w:val="none" w:sz="0" w:space="0" w:color="auto"/>
      </w:divBdr>
    </w:div>
    <w:div w:id="126120986">
      <w:bodyDiv w:val="1"/>
      <w:marLeft w:val="0"/>
      <w:marRight w:val="0"/>
      <w:marTop w:val="0"/>
      <w:marBottom w:val="0"/>
      <w:divBdr>
        <w:top w:val="none" w:sz="0" w:space="0" w:color="auto"/>
        <w:left w:val="none" w:sz="0" w:space="0" w:color="auto"/>
        <w:bottom w:val="none" w:sz="0" w:space="0" w:color="auto"/>
        <w:right w:val="none" w:sz="0" w:space="0" w:color="auto"/>
      </w:divBdr>
    </w:div>
    <w:div w:id="174998613">
      <w:bodyDiv w:val="1"/>
      <w:marLeft w:val="0"/>
      <w:marRight w:val="0"/>
      <w:marTop w:val="0"/>
      <w:marBottom w:val="0"/>
      <w:divBdr>
        <w:top w:val="none" w:sz="0" w:space="0" w:color="auto"/>
        <w:left w:val="none" w:sz="0" w:space="0" w:color="auto"/>
        <w:bottom w:val="none" w:sz="0" w:space="0" w:color="auto"/>
        <w:right w:val="none" w:sz="0" w:space="0" w:color="auto"/>
      </w:divBdr>
    </w:div>
    <w:div w:id="186260907">
      <w:bodyDiv w:val="1"/>
      <w:marLeft w:val="0"/>
      <w:marRight w:val="0"/>
      <w:marTop w:val="0"/>
      <w:marBottom w:val="0"/>
      <w:divBdr>
        <w:top w:val="none" w:sz="0" w:space="0" w:color="auto"/>
        <w:left w:val="none" w:sz="0" w:space="0" w:color="auto"/>
        <w:bottom w:val="none" w:sz="0" w:space="0" w:color="auto"/>
        <w:right w:val="none" w:sz="0" w:space="0" w:color="auto"/>
      </w:divBdr>
    </w:div>
    <w:div w:id="237059418">
      <w:bodyDiv w:val="1"/>
      <w:marLeft w:val="0"/>
      <w:marRight w:val="0"/>
      <w:marTop w:val="0"/>
      <w:marBottom w:val="0"/>
      <w:divBdr>
        <w:top w:val="none" w:sz="0" w:space="0" w:color="auto"/>
        <w:left w:val="none" w:sz="0" w:space="0" w:color="auto"/>
        <w:bottom w:val="none" w:sz="0" w:space="0" w:color="auto"/>
        <w:right w:val="none" w:sz="0" w:space="0" w:color="auto"/>
      </w:divBdr>
    </w:div>
    <w:div w:id="325059541">
      <w:bodyDiv w:val="1"/>
      <w:marLeft w:val="0"/>
      <w:marRight w:val="0"/>
      <w:marTop w:val="0"/>
      <w:marBottom w:val="0"/>
      <w:divBdr>
        <w:top w:val="none" w:sz="0" w:space="0" w:color="auto"/>
        <w:left w:val="none" w:sz="0" w:space="0" w:color="auto"/>
        <w:bottom w:val="none" w:sz="0" w:space="0" w:color="auto"/>
        <w:right w:val="none" w:sz="0" w:space="0" w:color="auto"/>
      </w:divBdr>
    </w:div>
    <w:div w:id="363135058">
      <w:bodyDiv w:val="1"/>
      <w:marLeft w:val="0"/>
      <w:marRight w:val="0"/>
      <w:marTop w:val="0"/>
      <w:marBottom w:val="0"/>
      <w:divBdr>
        <w:top w:val="none" w:sz="0" w:space="0" w:color="auto"/>
        <w:left w:val="none" w:sz="0" w:space="0" w:color="auto"/>
        <w:bottom w:val="none" w:sz="0" w:space="0" w:color="auto"/>
        <w:right w:val="none" w:sz="0" w:space="0" w:color="auto"/>
      </w:divBdr>
    </w:div>
    <w:div w:id="507989462">
      <w:bodyDiv w:val="1"/>
      <w:marLeft w:val="0"/>
      <w:marRight w:val="0"/>
      <w:marTop w:val="0"/>
      <w:marBottom w:val="0"/>
      <w:divBdr>
        <w:top w:val="none" w:sz="0" w:space="0" w:color="auto"/>
        <w:left w:val="none" w:sz="0" w:space="0" w:color="auto"/>
        <w:bottom w:val="none" w:sz="0" w:space="0" w:color="auto"/>
        <w:right w:val="none" w:sz="0" w:space="0" w:color="auto"/>
      </w:divBdr>
    </w:div>
    <w:div w:id="534201196">
      <w:bodyDiv w:val="1"/>
      <w:marLeft w:val="0"/>
      <w:marRight w:val="0"/>
      <w:marTop w:val="0"/>
      <w:marBottom w:val="0"/>
      <w:divBdr>
        <w:top w:val="none" w:sz="0" w:space="0" w:color="auto"/>
        <w:left w:val="none" w:sz="0" w:space="0" w:color="auto"/>
        <w:bottom w:val="none" w:sz="0" w:space="0" w:color="auto"/>
        <w:right w:val="none" w:sz="0" w:space="0" w:color="auto"/>
      </w:divBdr>
    </w:div>
    <w:div w:id="551502373">
      <w:bodyDiv w:val="1"/>
      <w:marLeft w:val="0"/>
      <w:marRight w:val="0"/>
      <w:marTop w:val="0"/>
      <w:marBottom w:val="0"/>
      <w:divBdr>
        <w:top w:val="none" w:sz="0" w:space="0" w:color="auto"/>
        <w:left w:val="none" w:sz="0" w:space="0" w:color="auto"/>
        <w:bottom w:val="none" w:sz="0" w:space="0" w:color="auto"/>
        <w:right w:val="none" w:sz="0" w:space="0" w:color="auto"/>
      </w:divBdr>
    </w:div>
    <w:div w:id="613290950">
      <w:bodyDiv w:val="1"/>
      <w:marLeft w:val="0"/>
      <w:marRight w:val="0"/>
      <w:marTop w:val="0"/>
      <w:marBottom w:val="0"/>
      <w:divBdr>
        <w:top w:val="none" w:sz="0" w:space="0" w:color="auto"/>
        <w:left w:val="none" w:sz="0" w:space="0" w:color="auto"/>
        <w:bottom w:val="none" w:sz="0" w:space="0" w:color="auto"/>
        <w:right w:val="none" w:sz="0" w:space="0" w:color="auto"/>
      </w:divBdr>
    </w:div>
    <w:div w:id="697388602">
      <w:bodyDiv w:val="1"/>
      <w:marLeft w:val="0"/>
      <w:marRight w:val="0"/>
      <w:marTop w:val="0"/>
      <w:marBottom w:val="0"/>
      <w:divBdr>
        <w:top w:val="none" w:sz="0" w:space="0" w:color="auto"/>
        <w:left w:val="none" w:sz="0" w:space="0" w:color="auto"/>
        <w:bottom w:val="none" w:sz="0" w:space="0" w:color="auto"/>
        <w:right w:val="none" w:sz="0" w:space="0" w:color="auto"/>
      </w:divBdr>
    </w:div>
    <w:div w:id="774137988">
      <w:bodyDiv w:val="1"/>
      <w:marLeft w:val="0"/>
      <w:marRight w:val="0"/>
      <w:marTop w:val="0"/>
      <w:marBottom w:val="0"/>
      <w:divBdr>
        <w:top w:val="none" w:sz="0" w:space="0" w:color="auto"/>
        <w:left w:val="none" w:sz="0" w:space="0" w:color="auto"/>
        <w:bottom w:val="none" w:sz="0" w:space="0" w:color="auto"/>
        <w:right w:val="none" w:sz="0" w:space="0" w:color="auto"/>
      </w:divBdr>
    </w:div>
    <w:div w:id="799613082">
      <w:bodyDiv w:val="1"/>
      <w:marLeft w:val="0"/>
      <w:marRight w:val="0"/>
      <w:marTop w:val="0"/>
      <w:marBottom w:val="0"/>
      <w:divBdr>
        <w:top w:val="none" w:sz="0" w:space="0" w:color="auto"/>
        <w:left w:val="none" w:sz="0" w:space="0" w:color="auto"/>
        <w:bottom w:val="none" w:sz="0" w:space="0" w:color="auto"/>
        <w:right w:val="none" w:sz="0" w:space="0" w:color="auto"/>
      </w:divBdr>
    </w:div>
    <w:div w:id="841552620">
      <w:bodyDiv w:val="1"/>
      <w:marLeft w:val="0"/>
      <w:marRight w:val="0"/>
      <w:marTop w:val="0"/>
      <w:marBottom w:val="0"/>
      <w:divBdr>
        <w:top w:val="none" w:sz="0" w:space="0" w:color="auto"/>
        <w:left w:val="none" w:sz="0" w:space="0" w:color="auto"/>
        <w:bottom w:val="none" w:sz="0" w:space="0" w:color="auto"/>
        <w:right w:val="none" w:sz="0" w:space="0" w:color="auto"/>
      </w:divBdr>
    </w:div>
    <w:div w:id="897012091">
      <w:bodyDiv w:val="1"/>
      <w:marLeft w:val="0"/>
      <w:marRight w:val="0"/>
      <w:marTop w:val="0"/>
      <w:marBottom w:val="0"/>
      <w:divBdr>
        <w:top w:val="none" w:sz="0" w:space="0" w:color="auto"/>
        <w:left w:val="none" w:sz="0" w:space="0" w:color="auto"/>
        <w:bottom w:val="none" w:sz="0" w:space="0" w:color="auto"/>
        <w:right w:val="none" w:sz="0" w:space="0" w:color="auto"/>
      </w:divBdr>
    </w:div>
    <w:div w:id="979385146">
      <w:bodyDiv w:val="1"/>
      <w:marLeft w:val="0"/>
      <w:marRight w:val="0"/>
      <w:marTop w:val="0"/>
      <w:marBottom w:val="0"/>
      <w:divBdr>
        <w:top w:val="none" w:sz="0" w:space="0" w:color="auto"/>
        <w:left w:val="none" w:sz="0" w:space="0" w:color="auto"/>
        <w:bottom w:val="none" w:sz="0" w:space="0" w:color="auto"/>
        <w:right w:val="none" w:sz="0" w:space="0" w:color="auto"/>
      </w:divBdr>
    </w:div>
    <w:div w:id="1015687715">
      <w:bodyDiv w:val="1"/>
      <w:marLeft w:val="0"/>
      <w:marRight w:val="0"/>
      <w:marTop w:val="0"/>
      <w:marBottom w:val="0"/>
      <w:divBdr>
        <w:top w:val="none" w:sz="0" w:space="0" w:color="auto"/>
        <w:left w:val="none" w:sz="0" w:space="0" w:color="auto"/>
        <w:bottom w:val="none" w:sz="0" w:space="0" w:color="auto"/>
        <w:right w:val="none" w:sz="0" w:space="0" w:color="auto"/>
      </w:divBdr>
    </w:div>
    <w:div w:id="1028063517">
      <w:bodyDiv w:val="1"/>
      <w:marLeft w:val="0"/>
      <w:marRight w:val="0"/>
      <w:marTop w:val="0"/>
      <w:marBottom w:val="0"/>
      <w:divBdr>
        <w:top w:val="none" w:sz="0" w:space="0" w:color="auto"/>
        <w:left w:val="none" w:sz="0" w:space="0" w:color="auto"/>
        <w:bottom w:val="none" w:sz="0" w:space="0" w:color="auto"/>
        <w:right w:val="none" w:sz="0" w:space="0" w:color="auto"/>
      </w:divBdr>
    </w:div>
    <w:div w:id="1033000726">
      <w:bodyDiv w:val="1"/>
      <w:marLeft w:val="0"/>
      <w:marRight w:val="0"/>
      <w:marTop w:val="0"/>
      <w:marBottom w:val="0"/>
      <w:divBdr>
        <w:top w:val="none" w:sz="0" w:space="0" w:color="auto"/>
        <w:left w:val="none" w:sz="0" w:space="0" w:color="auto"/>
        <w:bottom w:val="none" w:sz="0" w:space="0" w:color="auto"/>
        <w:right w:val="none" w:sz="0" w:space="0" w:color="auto"/>
      </w:divBdr>
    </w:div>
    <w:div w:id="1107195756">
      <w:bodyDiv w:val="1"/>
      <w:marLeft w:val="0"/>
      <w:marRight w:val="0"/>
      <w:marTop w:val="0"/>
      <w:marBottom w:val="0"/>
      <w:divBdr>
        <w:top w:val="none" w:sz="0" w:space="0" w:color="auto"/>
        <w:left w:val="none" w:sz="0" w:space="0" w:color="auto"/>
        <w:bottom w:val="none" w:sz="0" w:space="0" w:color="auto"/>
        <w:right w:val="none" w:sz="0" w:space="0" w:color="auto"/>
      </w:divBdr>
    </w:div>
    <w:div w:id="1335110620">
      <w:bodyDiv w:val="1"/>
      <w:marLeft w:val="0"/>
      <w:marRight w:val="0"/>
      <w:marTop w:val="0"/>
      <w:marBottom w:val="0"/>
      <w:divBdr>
        <w:top w:val="none" w:sz="0" w:space="0" w:color="auto"/>
        <w:left w:val="none" w:sz="0" w:space="0" w:color="auto"/>
        <w:bottom w:val="none" w:sz="0" w:space="0" w:color="auto"/>
        <w:right w:val="none" w:sz="0" w:space="0" w:color="auto"/>
      </w:divBdr>
    </w:div>
    <w:div w:id="1338843036">
      <w:bodyDiv w:val="1"/>
      <w:marLeft w:val="0"/>
      <w:marRight w:val="0"/>
      <w:marTop w:val="0"/>
      <w:marBottom w:val="0"/>
      <w:divBdr>
        <w:top w:val="none" w:sz="0" w:space="0" w:color="auto"/>
        <w:left w:val="none" w:sz="0" w:space="0" w:color="auto"/>
        <w:bottom w:val="none" w:sz="0" w:space="0" w:color="auto"/>
        <w:right w:val="none" w:sz="0" w:space="0" w:color="auto"/>
      </w:divBdr>
    </w:div>
    <w:div w:id="1362392300">
      <w:bodyDiv w:val="1"/>
      <w:marLeft w:val="0"/>
      <w:marRight w:val="0"/>
      <w:marTop w:val="0"/>
      <w:marBottom w:val="0"/>
      <w:divBdr>
        <w:top w:val="none" w:sz="0" w:space="0" w:color="auto"/>
        <w:left w:val="none" w:sz="0" w:space="0" w:color="auto"/>
        <w:bottom w:val="none" w:sz="0" w:space="0" w:color="auto"/>
        <w:right w:val="none" w:sz="0" w:space="0" w:color="auto"/>
      </w:divBdr>
    </w:div>
    <w:div w:id="1391264479">
      <w:bodyDiv w:val="1"/>
      <w:marLeft w:val="0"/>
      <w:marRight w:val="0"/>
      <w:marTop w:val="0"/>
      <w:marBottom w:val="0"/>
      <w:divBdr>
        <w:top w:val="none" w:sz="0" w:space="0" w:color="auto"/>
        <w:left w:val="none" w:sz="0" w:space="0" w:color="auto"/>
        <w:bottom w:val="none" w:sz="0" w:space="0" w:color="auto"/>
        <w:right w:val="none" w:sz="0" w:space="0" w:color="auto"/>
      </w:divBdr>
    </w:div>
    <w:div w:id="1444569548">
      <w:bodyDiv w:val="1"/>
      <w:marLeft w:val="0"/>
      <w:marRight w:val="0"/>
      <w:marTop w:val="0"/>
      <w:marBottom w:val="0"/>
      <w:divBdr>
        <w:top w:val="none" w:sz="0" w:space="0" w:color="auto"/>
        <w:left w:val="none" w:sz="0" w:space="0" w:color="auto"/>
        <w:bottom w:val="none" w:sz="0" w:space="0" w:color="auto"/>
        <w:right w:val="none" w:sz="0" w:space="0" w:color="auto"/>
      </w:divBdr>
    </w:div>
    <w:div w:id="1507746117">
      <w:bodyDiv w:val="1"/>
      <w:marLeft w:val="0"/>
      <w:marRight w:val="0"/>
      <w:marTop w:val="0"/>
      <w:marBottom w:val="0"/>
      <w:divBdr>
        <w:top w:val="none" w:sz="0" w:space="0" w:color="auto"/>
        <w:left w:val="none" w:sz="0" w:space="0" w:color="auto"/>
        <w:bottom w:val="none" w:sz="0" w:space="0" w:color="auto"/>
        <w:right w:val="none" w:sz="0" w:space="0" w:color="auto"/>
      </w:divBdr>
    </w:div>
    <w:div w:id="1520898204">
      <w:bodyDiv w:val="1"/>
      <w:marLeft w:val="0"/>
      <w:marRight w:val="0"/>
      <w:marTop w:val="0"/>
      <w:marBottom w:val="0"/>
      <w:divBdr>
        <w:top w:val="none" w:sz="0" w:space="0" w:color="auto"/>
        <w:left w:val="none" w:sz="0" w:space="0" w:color="auto"/>
        <w:bottom w:val="none" w:sz="0" w:space="0" w:color="auto"/>
        <w:right w:val="none" w:sz="0" w:space="0" w:color="auto"/>
      </w:divBdr>
    </w:div>
    <w:div w:id="1538664576">
      <w:bodyDiv w:val="1"/>
      <w:marLeft w:val="0"/>
      <w:marRight w:val="0"/>
      <w:marTop w:val="0"/>
      <w:marBottom w:val="0"/>
      <w:divBdr>
        <w:top w:val="none" w:sz="0" w:space="0" w:color="auto"/>
        <w:left w:val="none" w:sz="0" w:space="0" w:color="auto"/>
        <w:bottom w:val="none" w:sz="0" w:space="0" w:color="auto"/>
        <w:right w:val="none" w:sz="0" w:space="0" w:color="auto"/>
      </w:divBdr>
    </w:div>
    <w:div w:id="1577201176">
      <w:bodyDiv w:val="1"/>
      <w:marLeft w:val="0"/>
      <w:marRight w:val="0"/>
      <w:marTop w:val="0"/>
      <w:marBottom w:val="0"/>
      <w:divBdr>
        <w:top w:val="none" w:sz="0" w:space="0" w:color="auto"/>
        <w:left w:val="none" w:sz="0" w:space="0" w:color="auto"/>
        <w:bottom w:val="none" w:sz="0" w:space="0" w:color="auto"/>
        <w:right w:val="none" w:sz="0" w:space="0" w:color="auto"/>
      </w:divBdr>
    </w:div>
    <w:div w:id="1635134272">
      <w:bodyDiv w:val="1"/>
      <w:marLeft w:val="0"/>
      <w:marRight w:val="0"/>
      <w:marTop w:val="0"/>
      <w:marBottom w:val="0"/>
      <w:divBdr>
        <w:top w:val="none" w:sz="0" w:space="0" w:color="auto"/>
        <w:left w:val="none" w:sz="0" w:space="0" w:color="auto"/>
        <w:bottom w:val="none" w:sz="0" w:space="0" w:color="auto"/>
        <w:right w:val="none" w:sz="0" w:space="0" w:color="auto"/>
      </w:divBdr>
    </w:div>
    <w:div w:id="1721250714">
      <w:bodyDiv w:val="1"/>
      <w:marLeft w:val="0"/>
      <w:marRight w:val="0"/>
      <w:marTop w:val="0"/>
      <w:marBottom w:val="0"/>
      <w:divBdr>
        <w:top w:val="none" w:sz="0" w:space="0" w:color="auto"/>
        <w:left w:val="none" w:sz="0" w:space="0" w:color="auto"/>
        <w:bottom w:val="none" w:sz="0" w:space="0" w:color="auto"/>
        <w:right w:val="none" w:sz="0" w:space="0" w:color="auto"/>
      </w:divBdr>
    </w:div>
    <w:div w:id="1727409329">
      <w:bodyDiv w:val="1"/>
      <w:marLeft w:val="0"/>
      <w:marRight w:val="0"/>
      <w:marTop w:val="0"/>
      <w:marBottom w:val="0"/>
      <w:divBdr>
        <w:top w:val="none" w:sz="0" w:space="0" w:color="auto"/>
        <w:left w:val="none" w:sz="0" w:space="0" w:color="auto"/>
        <w:bottom w:val="none" w:sz="0" w:space="0" w:color="auto"/>
        <w:right w:val="none" w:sz="0" w:space="0" w:color="auto"/>
      </w:divBdr>
    </w:div>
    <w:div w:id="1824226940">
      <w:bodyDiv w:val="1"/>
      <w:marLeft w:val="0"/>
      <w:marRight w:val="0"/>
      <w:marTop w:val="0"/>
      <w:marBottom w:val="0"/>
      <w:divBdr>
        <w:top w:val="none" w:sz="0" w:space="0" w:color="auto"/>
        <w:left w:val="none" w:sz="0" w:space="0" w:color="auto"/>
        <w:bottom w:val="none" w:sz="0" w:space="0" w:color="auto"/>
        <w:right w:val="none" w:sz="0" w:space="0" w:color="auto"/>
      </w:divBdr>
    </w:div>
    <w:div w:id="1837649171">
      <w:bodyDiv w:val="1"/>
      <w:marLeft w:val="0"/>
      <w:marRight w:val="0"/>
      <w:marTop w:val="0"/>
      <w:marBottom w:val="0"/>
      <w:divBdr>
        <w:top w:val="none" w:sz="0" w:space="0" w:color="auto"/>
        <w:left w:val="none" w:sz="0" w:space="0" w:color="auto"/>
        <w:bottom w:val="none" w:sz="0" w:space="0" w:color="auto"/>
        <w:right w:val="none" w:sz="0" w:space="0" w:color="auto"/>
      </w:divBdr>
    </w:div>
    <w:div w:id="1889490037">
      <w:bodyDiv w:val="1"/>
      <w:marLeft w:val="0"/>
      <w:marRight w:val="0"/>
      <w:marTop w:val="0"/>
      <w:marBottom w:val="0"/>
      <w:divBdr>
        <w:top w:val="none" w:sz="0" w:space="0" w:color="auto"/>
        <w:left w:val="none" w:sz="0" w:space="0" w:color="auto"/>
        <w:bottom w:val="none" w:sz="0" w:space="0" w:color="auto"/>
        <w:right w:val="none" w:sz="0" w:space="0" w:color="auto"/>
      </w:divBdr>
    </w:div>
    <w:div w:id="1984046074">
      <w:bodyDiv w:val="1"/>
      <w:marLeft w:val="0"/>
      <w:marRight w:val="0"/>
      <w:marTop w:val="0"/>
      <w:marBottom w:val="0"/>
      <w:divBdr>
        <w:top w:val="none" w:sz="0" w:space="0" w:color="auto"/>
        <w:left w:val="none" w:sz="0" w:space="0" w:color="auto"/>
        <w:bottom w:val="none" w:sz="0" w:space="0" w:color="auto"/>
        <w:right w:val="none" w:sz="0" w:space="0" w:color="auto"/>
      </w:divBdr>
    </w:div>
    <w:div w:id="2060782256">
      <w:bodyDiv w:val="1"/>
      <w:marLeft w:val="0"/>
      <w:marRight w:val="0"/>
      <w:marTop w:val="0"/>
      <w:marBottom w:val="0"/>
      <w:divBdr>
        <w:top w:val="none" w:sz="0" w:space="0" w:color="auto"/>
        <w:left w:val="none" w:sz="0" w:space="0" w:color="auto"/>
        <w:bottom w:val="none" w:sz="0" w:space="0" w:color="auto"/>
        <w:right w:val="none" w:sz="0" w:space="0" w:color="auto"/>
      </w:divBdr>
    </w:div>
    <w:div w:id="2100054155">
      <w:bodyDiv w:val="1"/>
      <w:marLeft w:val="0"/>
      <w:marRight w:val="0"/>
      <w:marTop w:val="0"/>
      <w:marBottom w:val="0"/>
      <w:divBdr>
        <w:top w:val="none" w:sz="0" w:space="0" w:color="auto"/>
        <w:left w:val="none" w:sz="0" w:space="0" w:color="auto"/>
        <w:bottom w:val="none" w:sz="0" w:space="0" w:color="auto"/>
        <w:right w:val="none" w:sz="0" w:space="0" w:color="auto"/>
      </w:divBdr>
    </w:div>
    <w:div w:id="2101872014">
      <w:bodyDiv w:val="1"/>
      <w:marLeft w:val="0"/>
      <w:marRight w:val="0"/>
      <w:marTop w:val="0"/>
      <w:marBottom w:val="0"/>
      <w:divBdr>
        <w:top w:val="none" w:sz="0" w:space="0" w:color="auto"/>
        <w:left w:val="none" w:sz="0" w:space="0" w:color="auto"/>
        <w:bottom w:val="none" w:sz="0" w:space="0" w:color="auto"/>
        <w:right w:val="none" w:sz="0" w:space="0" w:color="auto"/>
      </w:divBdr>
    </w:div>
    <w:div w:id="2102558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404575-5E91-4736-8546-A26959212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5663</Words>
  <Characters>32280</Characters>
  <Application>Microsoft Office Word</Application>
  <DocSecurity>4</DocSecurity>
  <Lines>269</Lines>
  <Paragraphs>75</Paragraphs>
  <ScaleCrop>false</ScaleCrop>
  <HeadingPairs>
    <vt:vector size="2" baseType="variant">
      <vt:variant>
        <vt:lpstr>Title</vt:lpstr>
      </vt:variant>
      <vt:variant>
        <vt:i4>1</vt:i4>
      </vt:variant>
    </vt:vector>
  </HeadingPairs>
  <TitlesOfParts>
    <vt:vector size="1" baseType="lpstr">
      <vt:lpstr>UNIT 1 MY NEW SCHOOL</vt:lpstr>
    </vt:vector>
  </TitlesOfParts>
  <Company>MSHOME</Company>
  <LinksUpToDate>false</LinksUpToDate>
  <CharactersWithSpaces>37868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 MY NEW SCHOOL</dc:title>
  <dc:subject/>
  <dc:creator>Administrator</dc:creator>
  <cp:keywords/>
  <dc:description/>
  <cp:lastModifiedBy>cloudconvert_2</cp:lastModifiedBy>
  <cp:revision>2</cp:revision>
  <dcterms:created xsi:type="dcterms:W3CDTF">2026-07-04T03:46:00Z</dcterms:created>
  <dcterms:modified xsi:type="dcterms:W3CDTF">2026-07-04T03:46:00Z</dcterms:modified>
</cp:coreProperties>
</file>